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49BE3F" w14:textId="5580C987" w:rsidR="007557F4" w:rsidRPr="00BB56E9" w:rsidRDefault="007557F4" w:rsidP="002C4776">
      <w:pPr>
        <w:rPr>
          <w:rFonts w:ascii="BBC Reith Sans" w:hAnsi="BBC Reith Sans" w:cs="BBC Reith Sans"/>
          <w:b/>
          <w:bCs/>
          <w:sz w:val="32"/>
          <w:szCs w:val="32"/>
        </w:rPr>
      </w:pPr>
      <w:bookmarkStart w:id="0" w:name="_Toc479864220"/>
    </w:p>
    <w:p w14:paraId="4E7FF5FF" w14:textId="77777777" w:rsidR="0017155A" w:rsidRPr="00BB56E9" w:rsidRDefault="0017155A" w:rsidP="002C4776">
      <w:pPr>
        <w:rPr>
          <w:rFonts w:ascii="BBC Reith Sans" w:hAnsi="BBC Reith Sans" w:cs="BBC Reith Sans"/>
          <w:b/>
          <w:bCs/>
          <w:sz w:val="32"/>
          <w:szCs w:val="32"/>
        </w:rPr>
      </w:pPr>
    </w:p>
    <w:p w14:paraId="624A7BBF" w14:textId="495C7868" w:rsidR="00007BB6" w:rsidRPr="00BB56E9" w:rsidRDefault="00B07BB8" w:rsidP="00354ADA">
      <w:pPr>
        <w:pStyle w:val="Heading1"/>
        <w:jc w:val="center"/>
      </w:pPr>
      <w:r w:rsidRPr="00BB56E9">
        <w:t>DOCT</w:t>
      </w:r>
      <w:r w:rsidR="003F77D4" w:rsidRPr="00BB56E9">
        <w:t>OR WHO</w:t>
      </w:r>
      <w:r w:rsidR="0004681E" w:rsidRPr="00BB56E9">
        <w:t xml:space="preserve"> </w:t>
      </w:r>
      <w:r w:rsidR="00856985" w:rsidRPr="00BB56E9">
        <w:t>PRE-SCHOOL ANIMATION</w:t>
      </w:r>
    </w:p>
    <w:p w14:paraId="5A102CCE" w14:textId="77777777" w:rsidR="00007BB6" w:rsidRPr="00BB56E9" w:rsidRDefault="00007BB6" w:rsidP="00354ADA">
      <w:pPr>
        <w:jc w:val="center"/>
        <w:rPr>
          <w:rFonts w:ascii="BBC Reith Sans" w:hAnsi="BBC Reith Sans" w:cs="BBC Reith Sans"/>
          <w:b/>
          <w:bCs/>
        </w:rPr>
      </w:pPr>
    </w:p>
    <w:p w14:paraId="3314396D" w14:textId="50F4CAAD" w:rsidR="007557F4" w:rsidRPr="00BB56E9" w:rsidRDefault="007557F4" w:rsidP="00354ADA">
      <w:pPr>
        <w:pStyle w:val="Heading1"/>
        <w:jc w:val="center"/>
      </w:pPr>
      <w:r w:rsidRPr="00BB56E9">
        <w:t>Invitation to Pitch</w:t>
      </w:r>
    </w:p>
    <w:p w14:paraId="573F68CA" w14:textId="0A30C245" w:rsidR="007557F4" w:rsidRPr="00BB56E9" w:rsidRDefault="00B22915" w:rsidP="00B835FC">
      <w:pPr>
        <w:pStyle w:val="Heading2"/>
        <w:numPr>
          <w:ilvl w:val="0"/>
          <w:numId w:val="0"/>
        </w:numPr>
        <w:jc w:val="center"/>
      </w:pPr>
      <w:r w:rsidRPr="00BB56E9">
        <w:t xml:space="preserve">June </w:t>
      </w:r>
      <w:r w:rsidR="007557F4" w:rsidRPr="00BB56E9">
        <w:t>202</w:t>
      </w:r>
      <w:r w:rsidR="00B07BB8" w:rsidRPr="00BB56E9">
        <w:t>5</w:t>
      </w:r>
    </w:p>
    <w:p w14:paraId="5EFEA8E8" w14:textId="77777777" w:rsidR="00EE6112" w:rsidRPr="00BB56E9" w:rsidRDefault="00EE6112" w:rsidP="00C573A4">
      <w:pPr>
        <w:jc w:val="center"/>
        <w:rPr>
          <w:rFonts w:ascii="BBC Reith Sans" w:hAnsi="BBC Reith Sans" w:cs="BBC Reith Sans"/>
          <w:b/>
          <w:bCs/>
        </w:rPr>
      </w:pPr>
    </w:p>
    <w:p w14:paraId="643233C0" w14:textId="77777777" w:rsidR="00EE6112" w:rsidRPr="00BB56E9" w:rsidRDefault="00EE6112" w:rsidP="00C573A4">
      <w:pPr>
        <w:jc w:val="center"/>
        <w:rPr>
          <w:rFonts w:ascii="BBC Reith Sans" w:hAnsi="BBC Reith Sans" w:cs="BBC Reith Sans"/>
          <w:b/>
          <w:bCs/>
        </w:rPr>
      </w:pPr>
    </w:p>
    <w:p w14:paraId="7D334046" w14:textId="77777777" w:rsidR="00EE6112" w:rsidRPr="00BB56E9" w:rsidRDefault="00EE6112" w:rsidP="00C573A4">
      <w:pPr>
        <w:jc w:val="center"/>
        <w:rPr>
          <w:rFonts w:ascii="BBC Reith Sans" w:hAnsi="BBC Reith Sans" w:cs="BBC Reith Sans"/>
          <w:b/>
          <w:bCs/>
        </w:rPr>
      </w:pPr>
    </w:p>
    <w:p w14:paraId="536AF994" w14:textId="488D89D8" w:rsidR="00EE6112" w:rsidRPr="00BB56E9" w:rsidRDefault="00F33374" w:rsidP="00C573A4">
      <w:pPr>
        <w:jc w:val="center"/>
        <w:rPr>
          <w:rFonts w:ascii="BBC Reith Sans" w:hAnsi="BBC Reith Sans" w:cs="BBC Reith Sans"/>
          <w:b/>
          <w:bCs/>
          <w:sz w:val="28"/>
          <w:szCs w:val="28"/>
        </w:rPr>
      </w:pPr>
      <w:r w:rsidRPr="00BB56E9">
        <w:rPr>
          <w:rFonts w:ascii="BBC Reith Sans" w:hAnsi="BBC Reith Sans" w:cs="BBC Reith Sans"/>
          <w:noProof/>
        </w:rPr>
        <w:drawing>
          <wp:inline distT="0" distB="0" distL="0" distR="0" wp14:anchorId="389C4360" wp14:editId="4DB0E4E7">
            <wp:extent cx="4200525" cy="2362608"/>
            <wp:effectExtent l="0" t="0" r="317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8671" cy="2367190"/>
                    </a:xfrm>
                    <a:prstGeom prst="rect">
                      <a:avLst/>
                    </a:prstGeom>
                    <a:noFill/>
                    <a:ln>
                      <a:noFill/>
                    </a:ln>
                  </pic:spPr>
                </pic:pic>
              </a:graphicData>
            </a:graphic>
          </wp:inline>
        </w:drawing>
      </w:r>
    </w:p>
    <w:p w14:paraId="260ABFB8" w14:textId="77777777" w:rsidR="006F3BD0" w:rsidRPr="00BB56E9" w:rsidRDefault="006F3BD0" w:rsidP="00C573A4">
      <w:pPr>
        <w:jc w:val="center"/>
        <w:rPr>
          <w:rFonts w:ascii="BBC Reith Sans" w:hAnsi="BBC Reith Sans" w:cs="BBC Reith Sans"/>
          <w:b/>
        </w:rPr>
      </w:pPr>
    </w:p>
    <w:p w14:paraId="3918BFFE" w14:textId="77777777" w:rsidR="006F3BD0" w:rsidRPr="00BB56E9" w:rsidRDefault="006F3BD0" w:rsidP="00C573A4">
      <w:pPr>
        <w:jc w:val="center"/>
        <w:rPr>
          <w:rFonts w:ascii="BBC Reith Sans" w:hAnsi="BBC Reith Sans" w:cs="BBC Reith Sans"/>
          <w:b/>
        </w:rPr>
      </w:pPr>
    </w:p>
    <w:p w14:paraId="56578CBC" w14:textId="77777777" w:rsidR="00BB56E9" w:rsidRPr="00BB56E9" w:rsidRDefault="00BB56E9" w:rsidP="00BB56E9">
      <w:pPr>
        <w:rPr>
          <w:rFonts w:ascii="BBC Reith Sans" w:hAnsi="BBC Reith Sans" w:cs="BBC Reith Sans"/>
        </w:rPr>
      </w:pPr>
    </w:p>
    <w:p w14:paraId="0ADA6155" w14:textId="3ACE6856" w:rsidR="00BB56E9" w:rsidRPr="00BB56E9" w:rsidRDefault="00BB56E9" w:rsidP="00BB56E9">
      <w:pPr>
        <w:rPr>
          <w:rFonts w:ascii="BBC Reith Sans" w:hAnsi="BBC Reith Sans" w:cs="BBC Reith Sans"/>
        </w:rPr>
      </w:pPr>
      <w:r w:rsidRPr="00BB56E9">
        <w:rPr>
          <w:rFonts w:ascii="BBC Reith Sans" w:hAnsi="BBC Reith Sans" w:cs="BBC Reith Sans"/>
        </w:rPr>
        <w:t xml:space="preserve">The BBC </w:t>
      </w:r>
      <w:r w:rsidR="006F58EA">
        <w:rPr>
          <w:rFonts w:ascii="BBC Reith Sans" w:hAnsi="BBC Reith Sans" w:cs="BBC Reith Sans"/>
        </w:rPr>
        <w:t>is</w:t>
      </w:r>
      <w:r w:rsidRPr="00BB56E9">
        <w:rPr>
          <w:rFonts w:ascii="BBC Reith Sans" w:hAnsi="BBC Reith Sans" w:cs="BBC Reith Sans"/>
        </w:rPr>
        <w:t xml:space="preserve"> inviting UK producers to pitch for the opportunity to expand the </w:t>
      </w:r>
      <w:proofErr w:type="spellStart"/>
      <w:r w:rsidRPr="00BB56E9">
        <w:rPr>
          <w:rFonts w:ascii="BBC Reith Sans" w:hAnsi="BBC Reith Sans" w:cs="BBC Reith Sans"/>
        </w:rPr>
        <w:t>Whoniverse</w:t>
      </w:r>
      <w:proofErr w:type="spellEnd"/>
      <w:r w:rsidRPr="00BB56E9">
        <w:rPr>
          <w:rFonts w:ascii="BBC Reith Sans" w:hAnsi="BBC Reith Sans" w:cs="BBC Reith Sans"/>
        </w:rPr>
        <w:t xml:space="preserve"> and produce an animated pre-school series based on family favourite Doctor Who.</w:t>
      </w:r>
    </w:p>
    <w:p w14:paraId="3DC107C1" w14:textId="77777777" w:rsidR="00BB56E9" w:rsidRPr="00BB56E9" w:rsidRDefault="00BB56E9" w:rsidP="00BB56E9">
      <w:pPr>
        <w:rPr>
          <w:rFonts w:ascii="BBC Reith Sans" w:hAnsi="BBC Reith Sans" w:cs="BBC Reith Sans"/>
        </w:rPr>
      </w:pPr>
    </w:p>
    <w:p w14:paraId="76D4BE6F" w14:textId="77777777" w:rsidR="00BB56E9" w:rsidRPr="00BB56E9" w:rsidRDefault="00BB56E9" w:rsidP="00BB56E9">
      <w:pPr>
        <w:rPr>
          <w:rFonts w:ascii="BBC Reith Sans" w:hAnsi="BBC Reith Sans" w:cs="BBC Reith Sans"/>
        </w:rPr>
      </w:pPr>
      <w:r w:rsidRPr="00BB56E9">
        <w:rPr>
          <w:rFonts w:ascii="BBC Reith Sans" w:hAnsi="BBC Reith Sans" w:cs="BBC Reith Sans"/>
        </w:rPr>
        <w:t>The Invitation to Pitch will select a single production company to produce an original series for the BBC based on submitted treatments and budgets.  The BBC will evaluate proposals at all stages.</w:t>
      </w:r>
    </w:p>
    <w:p w14:paraId="6504CA6C" w14:textId="77777777" w:rsidR="00BB56E9" w:rsidRPr="00BB56E9" w:rsidRDefault="00BB56E9" w:rsidP="00BB56E9">
      <w:pPr>
        <w:rPr>
          <w:rFonts w:ascii="BBC Reith Sans" w:hAnsi="BBC Reith Sans" w:cs="BBC Reith Sans"/>
        </w:rPr>
      </w:pPr>
    </w:p>
    <w:p w14:paraId="5A9AB03E" w14:textId="77777777" w:rsidR="00BB56E9" w:rsidRPr="00BB56E9" w:rsidRDefault="00BB56E9" w:rsidP="00BB56E9">
      <w:pPr>
        <w:rPr>
          <w:rFonts w:ascii="BBC Reith Sans" w:hAnsi="BBC Reith Sans" w:cs="BBC Reith Sans"/>
        </w:rPr>
      </w:pPr>
      <w:r w:rsidRPr="00BB56E9">
        <w:rPr>
          <w:rFonts w:ascii="BBC Reith Sans" w:hAnsi="BBC Reith Sans" w:cs="BBC Reith Sans"/>
        </w:rPr>
        <w:t>The BBC is looking for ideas that will engage the CBeebies pre-school audience on the CBeebies channel and on BBC iPlayer.</w:t>
      </w:r>
    </w:p>
    <w:p w14:paraId="4BA631EB" w14:textId="53BCBE39" w:rsidR="006F3BD0" w:rsidRPr="00BB56E9" w:rsidRDefault="006F3BD0" w:rsidP="00BB56E9">
      <w:pPr>
        <w:rPr>
          <w:rFonts w:ascii="BBC Reith Sans" w:hAnsi="BBC Reith Sans" w:cs="BBC Reith Sans"/>
        </w:rPr>
      </w:pPr>
    </w:p>
    <w:p w14:paraId="738253FB" w14:textId="05EE1CD6" w:rsidR="006F3BD0" w:rsidRPr="00BB56E9" w:rsidRDefault="006F3BD0" w:rsidP="00C573A4">
      <w:pPr>
        <w:pStyle w:val="Default"/>
        <w:spacing w:before="120"/>
        <w:ind w:left="425"/>
        <w:jc w:val="both"/>
        <w:rPr>
          <w:rFonts w:ascii="BBC Reith Sans" w:hAnsi="BBC Reith Sans" w:cs="BBC Reith Sans"/>
          <w:color w:val="auto"/>
          <w:sz w:val="22"/>
          <w:szCs w:val="22"/>
        </w:rPr>
      </w:pPr>
    </w:p>
    <w:p w14:paraId="565B8BA2" w14:textId="66B90827" w:rsidR="00CE6AB1" w:rsidRPr="00BB56E9" w:rsidRDefault="00CE6AB1" w:rsidP="00304F09">
      <w:pPr>
        <w:pStyle w:val="Default"/>
        <w:spacing w:before="240"/>
        <w:ind w:left="1134" w:right="1176"/>
        <w:jc w:val="both"/>
        <w:rPr>
          <w:rFonts w:ascii="BBC Reith Sans" w:hAnsi="BBC Reith Sans" w:cs="BBC Reith Sans"/>
          <w:b/>
        </w:rPr>
      </w:pPr>
    </w:p>
    <w:bookmarkEnd w:id="0"/>
    <w:p w14:paraId="5CEF1913" w14:textId="0594DCD2" w:rsidR="00844AFF" w:rsidRDefault="00844AFF" w:rsidP="00C573A4">
      <w:pPr>
        <w:rPr>
          <w:rFonts w:ascii="BBC Reith Sans" w:hAnsi="BBC Reith Sans" w:cs="BBC Reith Sans"/>
          <w:sz w:val="28"/>
          <w:szCs w:val="28"/>
        </w:rPr>
      </w:pPr>
      <w:r w:rsidRPr="00BB56E9">
        <w:rPr>
          <w:rFonts w:ascii="BBC Reith Sans" w:hAnsi="BBC Reith Sans" w:cs="BBC Reith Sans"/>
          <w:sz w:val="28"/>
          <w:szCs w:val="28"/>
        </w:rPr>
        <w:br w:type="page"/>
      </w:r>
    </w:p>
    <w:p w14:paraId="7B5AE83B" w14:textId="4512C528" w:rsidR="00354ADA" w:rsidRPr="00354ADA" w:rsidRDefault="00354ADA" w:rsidP="00354ADA">
      <w:pPr>
        <w:pStyle w:val="Heading2"/>
        <w:numPr>
          <w:ilvl w:val="0"/>
          <w:numId w:val="0"/>
        </w:numPr>
        <w:rPr>
          <w:sz w:val="40"/>
          <w:szCs w:val="44"/>
        </w:rPr>
      </w:pPr>
      <w:r>
        <w:rPr>
          <w:sz w:val="40"/>
          <w:szCs w:val="44"/>
        </w:rPr>
        <w:lastRenderedPageBreak/>
        <w:t>CONTENTS</w:t>
      </w:r>
    </w:p>
    <w:bookmarkStart w:id="1" w:name="_Toc479864221"/>
    <w:bookmarkStart w:id="2" w:name="_Toc505868034"/>
    <w:bookmarkStart w:id="3" w:name="_Toc134524066"/>
    <w:bookmarkStart w:id="4" w:name="_Toc134524177"/>
    <w:bookmarkStart w:id="5" w:name="_Toc464564416"/>
    <w:bookmarkStart w:id="6" w:name="_Toc463364794"/>
    <w:bookmarkStart w:id="7" w:name="_Toc463344102"/>
    <w:bookmarkStart w:id="8" w:name="_Toc463343965"/>
    <w:p w14:paraId="6C892A7A" w14:textId="18934ADF" w:rsidR="00496EC3" w:rsidRPr="00354ADA" w:rsidRDefault="007557F4" w:rsidP="00B835FC">
      <w:pPr>
        <w:pStyle w:val="Heading3"/>
        <w:numPr>
          <w:ilvl w:val="0"/>
          <w:numId w:val="0"/>
        </w:numPr>
        <w:ind w:left="360" w:hanging="360"/>
        <w:rPr>
          <w:rFonts w:eastAsiaTheme="minorEastAsia"/>
          <w:noProof/>
          <w:kern w:val="2"/>
          <w:sz w:val="21"/>
          <w:szCs w:val="21"/>
          <w:lang w:eastAsia="en-GB"/>
          <w14:ligatures w14:val="standardContextual"/>
        </w:rPr>
      </w:pPr>
      <w:r w:rsidRPr="00354ADA">
        <w:rPr>
          <w:bCs/>
          <w:caps/>
          <w:color w:val="000000" w:themeColor="text1"/>
          <w:sz w:val="24"/>
        </w:rPr>
        <w:fldChar w:fldCharType="begin"/>
      </w:r>
      <w:r w:rsidRPr="00354ADA">
        <w:rPr>
          <w:color w:val="000000" w:themeColor="text1"/>
          <w:sz w:val="24"/>
        </w:rPr>
        <w:instrText xml:space="preserve"> TOC \o "1-3" \h \z \u </w:instrText>
      </w:r>
      <w:r w:rsidRPr="00354ADA">
        <w:rPr>
          <w:bCs/>
          <w:caps/>
          <w:color w:val="000000" w:themeColor="text1"/>
          <w:sz w:val="24"/>
        </w:rPr>
        <w:fldChar w:fldCharType="separate"/>
      </w:r>
      <w:hyperlink w:anchor="_Toc175153507" w:history="1">
        <w:r w:rsidR="00496EC3" w:rsidRPr="00354ADA">
          <w:rPr>
            <w:rStyle w:val="Hyperlink"/>
            <w:rFonts w:cs="BBC Reith Sans"/>
            <w:noProof/>
            <w:sz w:val="22"/>
            <w:szCs w:val="22"/>
          </w:rPr>
          <w:t>SECTION A:</w:t>
        </w:r>
        <w:r w:rsidR="00496EC3" w:rsidRPr="00354ADA">
          <w:rPr>
            <w:rFonts w:eastAsiaTheme="minorEastAsia"/>
            <w:noProof/>
            <w:kern w:val="2"/>
            <w:sz w:val="21"/>
            <w:szCs w:val="21"/>
            <w:lang w:eastAsia="en-GB"/>
            <w14:ligatures w14:val="standardContextual"/>
          </w:rPr>
          <w:tab/>
        </w:r>
        <w:r w:rsidR="00496EC3" w:rsidRPr="00354ADA">
          <w:rPr>
            <w:rStyle w:val="Hyperlink"/>
            <w:rFonts w:cs="BBC Reith Sans"/>
            <w:noProof/>
            <w:sz w:val="22"/>
            <w:szCs w:val="22"/>
          </w:rPr>
          <w:t>THE COMMISSIONING OPPORTUNITY</w:t>
        </w:r>
        <w:r w:rsidR="00496EC3" w:rsidRPr="00354ADA">
          <w:rPr>
            <w:noProof/>
            <w:webHidden/>
            <w:sz w:val="24"/>
          </w:rPr>
          <w:tab/>
        </w:r>
        <w:r w:rsidR="00B835FC">
          <w:rPr>
            <w:noProof/>
            <w:webHidden/>
            <w:sz w:val="24"/>
          </w:rPr>
          <w:tab/>
        </w:r>
        <w:r w:rsidR="00B835FC">
          <w:rPr>
            <w:noProof/>
            <w:webHidden/>
            <w:sz w:val="24"/>
          </w:rPr>
          <w:tab/>
        </w:r>
        <w:r w:rsidR="00B835FC">
          <w:rPr>
            <w:noProof/>
            <w:webHidden/>
            <w:sz w:val="24"/>
          </w:rPr>
          <w:tab/>
        </w:r>
        <w:r w:rsidR="00496EC3" w:rsidRPr="00354ADA">
          <w:rPr>
            <w:noProof/>
            <w:webHidden/>
            <w:sz w:val="24"/>
          </w:rPr>
          <w:fldChar w:fldCharType="begin"/>
        </w:r>
        <w:r w:rsidR="00496EC3" w:rsidRPr="00354ADA">
          <w:rPr>
            <w:noProof/>
            <w:webHidden/>
            <w:sz w:val="24"/>
          </w:rPr>
          <w:instrText xml:space="preserve"> PAGEREF _Toc175153507 \h </w:instrText>
        </w:r>
        <w:r w:rsidR="00496EC3" w:rsidRPr="00354ADA">
          <w:rPr>
            <w:noProof/>
            <w:webHidden/>
            <w:sz w:val="24"/>
          </w:rPr>
        </w:r>
        <w:r w:rsidR="00496EC3" w:rsidRPr="00354ADA">
          <w:rPr>
            <w:noProof/>
            <w:webHidden/>
            <w:sz w:val="24"/>
          </w:rPr>
          <w:fldChar w:fldCharType="separate"/>
        </w:r>
        <w:r w:rsidR="00496EC3" w:rsidRPr="00354ADA">
          <w:rPr>
            <w:noProof/>
            <w:webHidden/>
            <w:sz w:val="24"/>
          </w:rPr>
          <w:t>3</w:t>
        </w:r>
        <w:r w:rsidR="00496EC3" w:rsidRPr="00354ADA">
          <w:rPr>
            <w:noProof/>
            <w:webHidden/>
            <w:sz w:val="24"/>
          </w:rPr>
          <w:fldChar w:fldCharType="end"/>
        </w:r>
      </w:hyperlink>
    </w:p>
    <w:p w14:paraId="652F7564" w14:textId="162F29B5"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08" w:history="1">
        <w:r w:rsidRPr="00354ADA">
          <w:rPr>
            <w:rStyle w:val="Hyperlink"/>
            <w:rFonts w:cs="BBC Reith Sans"/>
            <w:noProof/>
            <w:sz w:val="22"/>
            <w:szCs w:val="18"/>
          </w:rPr>
          <w:t>a.</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Editorial Opportunity</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_Toc175153508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3</w:t>
        </w:r>
        <w:r w:rsidRPr="00354ADA">
          <w:rPr>
            <w:rFonts w:cs="BBC Reith Sans"/>
            <w:noProof/>
            <w:webHidden/>
            <w:sz w:val="22"/>
            <w:szCs w:val="18"/>
          </w:rPr>
          <w:fldChar w:fldCharType="end"/>
        </w:r>
      </w:hyperlink>
    </w:p>
    <w:p w14:paraId="68B76CE5" w14:textId="2A5FB203"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09" w:history="1">
        <w:r w:rsidRPr="00354ADA">
          <w:rPr>
            <w:rStyle w:val="Hyperlink"/>
            <w:rFonts w:cs="BBC Reith Sans"/>
            <w:noProof/>
            <w:sz w:val="22"/>
            <w:szCs w:val="18"/>
          </w:rPr>
          <w:t>b.</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Editorial Brief</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_Toc175153509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3</w:t>
        </w:r>
        <w:r w:rsidRPr="00354ADA">
          <w:rPr>
            <w:rFonts w:cs="BBC Reith Sans"/>
            <w:noProof/>
            <w:webHidden/>
            <w:sz w:val="22"/>
            <w:szCs w:val="18"/>
          </w:rPr>
          <w:fldChar w:fldCharType="end"/>
        </w:r>
      </w:hyperlink>
    </w:p>
    <w:p w14:paraId="5FD978C9" w14:textId="343CEBD7"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10" w:history="1">
        <w:r w:rsidRPr="00354ADA">
          <w:rPr>
            <w:rStyle w:val="Hyperlink"/>
            <w:rFonts w:cs="BBC Reith Sans"/>
            <w:noProof/>
            <w:sz w:val="22"/>
            <w:szCs w:val="18"/>
          </w:rPr>
          <w:t>c.</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The Evaluation Team</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_Toc175153510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4</w:t>
        </w:r>
        <w:r w:rsidRPr="00354ADA">
          <w:rPr>
            <w:rFonts w:cs="BBC Reith Sans"/>
            <w:noProof/>
            <w:webHidden/>
            <w:sz w:val="22"/>
            <w:szCs w:val="18"/>
          </w:rPr>
          <w:fldChar w:fldCharType="end"/>
        </w:r>
      </w:hyperlink>
    </w:p>
    <w:p w14:paraId="34FBB0EE" w14:textId="20306D46" w:rsidR="00496EC3" w:rsidRPr="00354ADA" w:rsidRDefault="00496EC3" w:rsidP="00B835FC">
      <w:pPr>
        <w:pStyle w:val="Heading2"/>
        <w:numPr>
          <w:ilvl w:val="0"/>
          <w:numId w:val="0"/>
        </w:numPr>
        <w:rPr>
          <w:rFonts w:eastAsiaTheme="minorEastAsia"/>
          <w:noProof/>
          <w:kern w:val="2"/>
          <w:sz w:val="21"/>
          <w:szCs w:val="21"/>
          <w:lang w:eastAsia="en-GB"/>
          <w14:ligatures w14:val="standardContextual"/>
        </w:rPr>
      </w:pPr>
      <w:hyperlink w:anchor="_Toc175153511" w:history="1">
        <w:r w:rsidRPr="00354ADA">
          <w:rPr>
            <w:rStyle w:val="Hyperlink"/>
            <w:rFonts w:cs="BBC Reith Sans"/>
            <w:noProof/>
            <w:sz w:val="22"/>
            <w:szCs w:val="22"/>
          </w:rPr>
          <w:t>SECTION B:</w:t>
        </w:r>
        <w:r w:rsidRPr="00354ADA">
          <w:rPr>
            <w:rFonts w:eastAsiaTheme="minorEastAsia"/>
            <w:noProof/>
            <w:kern w:val="2"/>
            <w:sz w:val="21"/>
            <w:szCs w:val="21"/>
            <w:lang w:eastAsia="en-GB"/>
            <w14:ligatures w14:val="standardContextual"/>
          </w:rPr>
          <w:tab/>
        </w:r>
        <w:r w:rsidRPr="00354ADA">
          <w:rPr>
            <w:rStyle w:val="Hyperlink"/>
            <w:rFonts w:cs="BBC Reith Sans"/>
            <w:noProof/>
            <w:sz w:val="22"/>
            <w:szCs w:val="22"/>
          </w:rPr>
          <w:t>THE INVITATION TO PITCH PROCESS</w:t>
        </w:r>
        <w:r w:rsidR="00B835FC">
          <w:rPr>
            <w:rStyle w:val="Hyperlink"/>
            <w:rFonts w:cs="BBC Reith Sans"/>
            <w:noProof/>
            <w:sz w:val="22"/>
            <w:szCs w:val="22"/>
          </w:rPr>
          <w:tab/>
        </w:r>
        <w:r w:rsidR="00B835FC">
          <w:rPr>
            <w:rStyle w:val="Hyperlink"/>
            <w:rFonts w:cs="BBC Reith Sans"/>
            <w:noProof/>
            <w:sz w:val="22"/>
            <w:szCs w:val="22"/>
          </w:rPr>
          <w:tab/>
        </w:r>
        <w:r w:rsidR="00B835FC">
          <w:rPr>
            <w:rStyle w:val="Hyperlink"/>
            <w:rFonts w:cs="BBC Reith Sans"/>
            <w:noProof/>
            <w:sz w:val="22"/>
            <w:szCs w:val="22"/>
          </w:rPr>
          <w:tab/>
          <w:t xml:space="preserve">        </w:t>
        </w:r>
        <w:r w:rsidR="00B835FC">
          <w:rPr>
            <w:rStyle w:val="Hyperlink"/>
            <w:rFonts w:cs="BBC Reith Sans"/>
            <w:noProof/>
            <w:sz w:val="22"/>
            <w:szCs w:val="22"/>
          </w:rPr>
          <w:tab/>
          <w:t xml:space="preserve">   </w:t>
        </w:r>
        <w:r w:rsidRPr="00354ADA">
          <w:rPr>
            <w:noProof/>
            <w:webHidden/>
            <w:sz w:val="24"/>
          </w:rPr>
          <w:tab/>
        </w:r>
        <w:r w:rsidRPr="00354ADA">
          <w:rPr>
            <w:noProof/>
            <w:webHidden/>
            <w:sz w:val="24"/>
          </w:rPr>
          <w:fldChar w:fldCharType="begin"/>
        </w:r>
        <w:r w:rsidRPr="00354ADA">
          <w:rPr>
            <w:noProof/>
            <w:webHidden/>
            <w:sz w:val="24"/>
          </w:rPr>
          <w:instrText xml:space="preserve"> PAGEREF _Toc175153511 \h </w:instrText>
        </w:r>
        <w:r w:rsidRPr="00354ADA">
          <w:rPr>
            <w:noProof/>
            <w:webHidden/>
            <w:sz w:val="24"/>
          </w:rPr>
        </w:r>
        <w:r w:rsidRPr="00354ADA">
          <w:rPr>
            <w:noProof/>
            <w:webHidden/>
            <w:sz w:val="24"/>
          </w:rPr>
          <w:fldChar w:fldCharType="separate"/>
        </w:r>
        <w:r w:rsidRPr="00354ADA">
          <w:rPr>
            <w:noProof/>
            <w:webHidden/>
            <w:sz w:val="24"/>
          </w:rPr>
          <w:t>5</w:t>
        </w:r>
        <w:r w:rsidRPr="00354ADA">
          <w:rPr>
            <w:noProof/>
            <w:webHidden/>
            <w:sz w:val="24"/>
          </w:rPr>
          <w:fldChar w:fldCharType="end"/>
        </w:r>
      </w:hyperlink>
    </w:p>
    <w:p w14:paraId="36BF623E" w14:textId="7CDCEBEB"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12" w:history="1">
        <w:r w:rsidRPr="00354ADA">
          <w:rPr>
            <w:rStyle w:val="Hyperlink"/>
            <w:rFonts w:cs="BBC Reith Sans"/>
            <w:noProof/>
            <w:sz w:val="22"/>
            <w:szCs w:val="18"/>
          </w:rPr>
          <w:t>a.</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Process</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_Toc175153512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5</w:t>
        </w:r>
        <w:r w:rsidRPr="00354ADA">
          <w:rPr>
            <w:rFonts w:cs="BBC Reith Sans"/>
            <w:noProof/>
            <w:webHidden/>
            <w:sz w:val="22"/>
            <w:szCs w:val="18"/>
          </w:rPr>
          <w:fldChar w:fldCharType="end"/>
        </w:r>
      </w:hyperlink>
    </w:p>
    <w:p w14:paraId="6728BECF" w14:textId="65AC0BA6"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13" w:history="1">
        <w:r w:rsidRPr="00354ADA">
          <w:rPr>
            <w:rStyle w:val="Hyperlink"/>
            <w:rFonts w:cs="BBC Reith Sans"/>
            <w:noProof/>
            <w:sz w:val="22"/>
            <w:szCs w:val="18"/>
          </w:rPr>
          <w:t>b.</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Clarifications and queries</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_Toc175153513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8</w:t>
        </w:r>
        <w:r w:rsidRPr="00354ADA">
          <w:rPr>
            <w:rFonts w:cs="BBC Reith Sans"/>
            <w:noProof/>
            <w:webHidden/>
            <w:sz w:val="22"/>
            <w:szCs w:val="18"/>
          </w:rPr>
          <w:fldChar w:fldCharType="end"/>
        </w:r>
      </w:hyperlink>
    </w:p>
    <w:p w14:paraId="212D06AF" w14:textId="1447D9D1"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14" w:history="1">
        <w:r w:rsidRPr="00354ADA">
          <w:rPr>
            <w:rStyle w:val="Hyperlink"/>
            <w:rFonts w:cs="BBC Reith Sans"/>
            <w:noProof/>
            <w:sz w:val="22"/>
            <w:szCs w:val="18"/>
          </w:rPr>
          <w:t>c.</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Feedback</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_Toc175153514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9</w:t>
        </w:r>
        <w:r w:rsidRPr="00354ADA">
          <w:rPr>
            <w:rFonts w:cs="BBC Reith Sans"/>
            <w:noProof/>
            <w:webHidden/>
            <w:sz w:val="22"/>
            <w:szCs w:val="18"/>
          </w:rPr>
          <w:fldChar w:fldCharType="end"/>
        </w:r>
      </w:hyperlink>
    </w:p>
    <w:p w14:paraId="5766283C" w14:textId="237BD9BB"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15" w:history="1">
        <w:r w:rsidRPr="00354ADA">
          <w:rPr>
            <w:rStyle w:val="Hyperlink"/>
            <w:rFonts w:cs="BBC Reith Sans"/>
            <w:noProof/>
            <w:sz w:val="22"/>
            <w:szCs w:val="18"/>
          </w:rPr>
          <w:t>d.</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Indicative Timetable</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_Toc175153515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9</w:t>
        </w:r>
        <w:r w:rsidRPr="00354ADA">
          <w:rPr>
            <w:rFonts w:cs="BBC Reith Sans"/>
            <w:noProof/>
            <w:webHidden/>
            <w:sz w:val="22"/>
            <w:szCs w:val="18"/>
          </w:rPr>
          <w:fldChar w:fldCharType="end"/>
        </w:r>
      </w:hyperlink>
    </w:p>
    <w:p w14:paraId="05227CA3" w14:textId="08EF5976" w:rsidR="00496EC3" w:rsidRPr="00354ADA" w:rsidRDefault="00496EC3" w:rsidP="00B835FC">
      <w:pPr>
        <w:pStyle w:val="Heading2"/>
        <w:numPr>
          <w:ilvl w:val="0"/>
          <w:numId w:val="0"/>
        </w:numPr>
        <w:rPr>
          <w:rFonts w:eastAsiaTheme="minorEastAsia"/>
          <w:noProof/>
          <w:kern w:val="2"/>
          <w:sz w:val="21"/>
          <w:szCs w:val="21"/>
          <w:lang w:eastAsia="en-GB"/>
          <w14:ligatures w14:val="standardContextual"/>
        </w:rPr>
      </w:pPr>
      <w:hyperlink w:anchor="_Toc175153516" w:history="1">
        <w:r w:rsidRPr="00354ADA">
          <w:rPr>
            <w:rStyle w:val="Hyperlink"/>
            <w:rFonts w:cs="BBC Reith Sans"/>
            <w:noProof/>
            <w:sz w:val="22"/>
            <w:szCs w:val="22"/>
          </w:rPr>
          <w:t>SECTION C:</w:t>
        </w:r>
        <w:r w:rsidRPr="00354ADA">
          <w:rPr>
            <w:rFonts w:eastAsiaTheme="minorEastAsia"/>
            <w:noProof/>
            <w:kern w:val="2"/>
            <w:sz w:val="21"/>
            <w:szCs w:val="21"/>
            <w:lang w:eastAsia="en-GB"/>
            <w14:ligatures w14:val="standardContextual"/>
          </w:rPr>
          <w:tab/>
        </w:r>
        <w:r w:rsidRPr="00354ADA">
          <w:rPr>
            <w:rStyle w:val="Hyperlink"/>
            <w:rFonts w:cs="BBC Reith Sans"/>
            <w:noProof/>
            <w:sz w:val="22"/>
            <w:szCs w:val="22"/>
          </w:rPr>
          <w:t>OTHER REQUIREMENTS</w:t>
        </w:r>
        <w:r w:rsidRPr="00354ADA">
          <w:rPr>
            <w:noProof/>
            <w:webHidden/>
          </w:rPr>
          <w:tab/>
        </w:r>
        <w:r w:rsidR="00B835FC">
          <w:rPr>
            <w:noProof/>
            <w:webHidden/>
          </w:rPr>
          <w:tab/>
        </w:r>
        <w:r w:rsidR="00B835FC">
          <w:rPr>
            <w:noProof/>
            <w:webHidden/>
          </w:rPr>
          <w:tab/>
        </w:r>
        <w:r w:rsidR="00B835FC">
          <w:rPr>
            <w:noProof/>
            <w:webHidden/>
          </w:rPr>
          <w:tab/>
        </w:r>
        <w:r w:rsidR="00B835FC">
          <w:rPr>
            <w:noProof/>
            <w:webHidden/>
          </w:rPr>
          <w:tab/>
        </w:r>
        <w:r w:rsidR="00B835FC">
          <w:rPr>
            <w:noProof/>
            <w:webHidden/>
          </w:rPr>
          <w:tab/>
        </w:r>
        <w:r w:rsidR="00B835FC">
          <w:rPr>
            <w:noProof/>
            <w:webHidden/>
          </w:rPr>
          <w:tab/>
        </w:r>
        <w:r w:rsidRPr="00354ADA">
          <w:rPr>
            <w:noProof/>
            <w:webHidden/>
          </w:rPr>
          <w:fldChar w:fldCharType="begin"/>
        </w:r>
        <w:r w:rsidRPr="00354ADA">
          <w:rPr>
            <w:noProof/>
            <w:webHidden/>
          </w:rPr>
          <w:instrText xml:space="preserve"> PAGEREF _Toc175153516 \h </w:instrText>
        </w:r>
        <w:r w:rsidRPr="00354ADA">
          <w:rPr>
            <w:noProof/>
            <w:webHidden/>
          </w:rPr>
        </w:r>
        <w:r w:rsidRPr="00354ADA">
          <w:rPr>
            <w:noProof/>
            <w:webHidden/>
          </w:rPr>
          <w:fldChar w:fldCharType="separate"/>
        </w:r>
        <w:r w:rsidRPr="00354ADA">
          <w:rPr>
            <w:noProof/>
            <w:webHidden/>
          </w:rPr>
          <w:t>9</w:t>
        </w:r>
        <w:r w:rsidRPr="00354ADA">
          <w:rPr>
            <w:noProof/>
            <w:webHidden/>
          </w:rPr>
          <w:fldChar w:fldCharType="end"/>
        </w:r>
      </w:hyperlink>
    </w:p>
    <w:p w14:paraId="17142FD7" w14:textId="615C9441"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17" w:history="1">
        <w:r w:rsidRPr="00354ADA">
          <w:rPr>
            <w:rStyle w:val="Hyperlink"/>
            <w:rFonts w:cs="BBC Reith Sans"/>
            <w:noProof/>
            <w:sz w:val="22"/>
            <w:szCs w:val="18"/>
          </w:rPr>
          <w:t>a.</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Production</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_Toc175153517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9</w:t>
        </w:r>
        <w:r w:rsidRPr="00354ADA">
          <w:rPr>
            <w:rFonts w:cs="BBC Reith Sans"/>
            <w:noProof/>
            <w:webHidden/>
            <w:sz w:val="22"/>
            <w:szCs w:val="18"/>
          </w:rPr>
          <w:fldChar w:fldCharType="end"/>
        </w:r>
      </w:hyperlink>
    </w:p>
    <w:p w14:paraId="7C7C0E8A" w14:textId="37B059BB"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18" w:history="1">
        <w:r w:rsidRPr="00354ADA">
          <w:rPr>
            <w:rStyle w:val="Hyperlink"/>
            <w:rFonts w:cs="BBC Reith Sans"/>
            <w:noProof/>
            <w:sz w:val="22"/>
            <w:szCs w:val="18"/>
          </w:rPr>
          <w:t>b.</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Technical Delivery</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_Toc175153518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10</w:t>
        </w:r>
        <w:r w:rsidRPr="00354ADA">
          <w:rPr>
            <w:rFonts w:cs="BBC Reith Sans"/>
            <w:noProof/>
            <w:webHidden/>
            <w:sz w:val="22"/>
            <w:szCs w:val="18"/>
          </w:rPr>
          <w:fldChar w:fldCharType="end"/>
        </w:r>
      </w:hyperlink>
    </w:p>
    <w:p w14:paraId="3E46B041" w14:textId="036F25CA"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19" w:history="1">
        <w:r w:rsidRPr="00354ADA">
          <w:rPr>
            <w:rStyle w:val="Hyperlink"/>
            <w:rFonts w:cs="BBC Reith Sans"/>
            <w:noProof/>
            <w:sz w:val="22"/>
            <w:szCs w:val="18"/>
          </w:rPr>
          <w:t>c.</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Financial</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_Toc175153519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10</w:t>
        </w:r>
        <w:r w:rsidRPr="00354ADA">
          <w:rPr>
            <w:rFonts w:cs="BBC Reith Sans"/>
            <w:noProof/>
            <w:webHidden/>
            <w:sz w:val="22"/>
            <w:szCs w:val="18"/>
          </w:rPr>
          <w:fldChar w:fldCharType="end"/>
        </w:r>
      </w:hyperlink>
    </w:p>
    <w:p w14:paraId="38E48BA6" w14:textId="5A097B77"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20" w:history="1">
        <w:r w:rsidRPr="00354ADA">
          <w:rPr>
            <w:rStyle w:val="Hyperlink"/>
            <w:rFonts w:cs="BBC Reith Sans"/>
            <w:noProof/>
            <w:sz w:val="22"/>
            <w:szCs w:val="18"/>
          </w:rPr>
          <w:t>d.</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Insurance</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_Toc175153520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11</w:t>
        </w:r>
        <w:r w:rsidRPr="00354ADA">
          <w:rPr>
            <w:rFonts w:cs="BBC Reith Sans"/>
            <w:noProof/>
            <w:webHidden/>
            <w:sz w:val="22"/>
            <w:szCs w:val="18"/>
          </w:rPr>
          <w:fldChar w:fldCharType="end"/>
        </w:r>
      </w:hyperlink>
    </w:p>
    <w:p w14:paraId="32CE3792" w14:textId="630FE0A6" w:rsidR="00496EC3" w:rsidRPr="00354ADA" w:rsidRDefault="00496EC3" w:rsidP="00B835FC">
      <w:pPr>
        <w:pStyle w:val="Heading2"/>
        <w:numPr>
          <w:ilvl w:val="0"/>
          <w:numId w:val="0"/>
        </w:numPr>
        <w:rPr>
          <w:rFonts w:eastAsiaTheme="minorEastAsia"/>
          <w:noProof/>
          <w:kern w:val="2"/>
          <w:sz w:val="21"/>
          <w:szCs w:val="21"/>
          <w:lang w:eastAsia="en-GB"/>
          <w14:ligatures w14:val="standardContextual"/>
        </w:rPr>
      </w:pPr>
      <w:hyperlink w:anchor="_Toc175153521" w:history="1">
        <w:r w:rsidRPr="00354ADA">
          <w:rPr>
            <w:rStyle w:val="Hyperlink"/>
            <w:rFonts w:cs="BBC Reith Sans"/>
            <w:noProof/>
            <w:sz w:val="22"/>
            <w:szCs w:val="22"/>
          </w:rPr>
          <w:t>SECTION D:</w:t>
        </w:r>
        <w:r w:rsidRPr="00354ADA">
          <w:rPr>
            <w:rFonts w:eastAsiaTheme="minorEastAsia"/>
            <w:noProof/>
            <w:kern w:val="2"/>
            <w:sz w:val="21"/>
            <w:szCs w:val="21"/>
            <w:lang w:eastAsia="en-GB"/>
            <w14:ligatures w14:val="standardContextual"/>
          </w:rPr>
          <w:tab/>
        </w:r>
        <w:r w:rsidRPr="00354ADA">
          <w:rPr>
            <w:rStyle w:val="Hyperlink"/>
            <w:rFonts w:cs="BBC Reith Sans"/>
            <w:noProof/>
            <w:sz w:val="22"/>
            <w:szCs w:val="22"/>
          </w:rPr>
          <w:t>ITP TERMS</w:t>
        </w:r>
        <w:r w:rsidRPr="00354ADA">
          <w:rPr>
            <w:noProof/>
            <w:webHidden/>
          </w:rPr>
          <w:tab/>
        </w:r>
        <w:r w:rsidR="00B835FC">
          <w:rPr>
            <w:noProof/>
            <w:webHidden/>
          </w:rPr>
          <w:tab/>
        </w:r>
        <w:r w:rsidR="00B835FC">
          <w:rPr>
            <w:noProof/>
            <w:webHidden/>
          </w:rPr>
          <w:tab/>
        </w:r>
        <w:r w:rsidR="00B835FC">
          <w:rPr>
            <w:noProof/>
            <w:webHidden/>
          </w:rPr>
          <w:tab/>
        </w:r>
        <w:r w:rsidR="00B835FC">
          <w:rPr>
            <w:noProof/>
            <w:webHidden/>
          </w:rPr>
          <w:tab/>
        </w:r>
        <w:r w:rsidR="00B835FC">
          <w:rPr>
            <w:noProof/>
            <w:webHidden/>
          </w:rPr>
          <w:tab/>
        </w:r>
        <w:r w:rsidR="00B835FC">
          <w:rPr>
            <w:noProof/>
            <w:webHidden/>
          </w:rPr>
          <w:tab/>
        </w:r>
        <w:r w:rsidR="00B835FC">
          <w:rPr>
            <w:noProof/>
            <w:webHidden/>
          </w:rPr>
          <w:tab/>
        </w:r>
        <w:r w:rsidR="00B835FC">
          <w:rPr>
            <w:noProof/>
            <w:webHidden/>
          </w:rPr>
          <w:tab/>
        </w:r>
        <w:r w:rsidRPr="00354ADA">
          <w:rPr>
            <w:noProof/>
            <w:webHidden/>
          </w:rPr>
          <w:fldChar w:fldCharType="begin"/>
        </w:r>
        <w:r w:rsidRPr="00354ADA">
          <w:rPr>
            <w:noProof/>
            <w:webHidden/>
          </w:rPr>
          <w:instrText xml:space="preserve"> PAGEREF _Toc175153521 \h </w:instrText>
        </w:r>
        <w:r w:rsidRPr="00354ADA">
          <w:rPr>
            <w:noProof/>
            <w:webHidden/>
          </w:rPr>
        </w:r>
        <w:r w:rsidRPr="00354ADA">
          <w:rPr>
            <w:noProof/>
            <w:webHidden/>
          </w:rPr>
          <w:fldChar w:fldCharType="separate"/>
        </w:r>
        <w:r w:rsidRPr="00354ADA">
          <w:rPr>
            <w:noProof/>
            <w:webHidden/>
          </w:rPr>
          <w:t>11</w:t>
        </w:r>
        <w:r w:rsidRPr="00354ADA">
          <w:rPr>
            <w:noProof/>
            <w:webHidden/>
          </w:rPr>
          <w:fldChar w:fldCharType="end"/>
        </w:r>
      </w:hyperlink>
    </w:p>
    <w:p w14:paraId="2C36B4D5" w14:textId="732A3DA8"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22" w:history="1">
        <w:r w:rsidRPr="00354ADA">
          <w:rPr>
            <w:rStyle w:val="Hyperlink"/>
            <w:rFonts w:cs="BBC Reith Sans"/>
            <w:noProof/>
            <w:sz w:val="22"/>
            <w:szCs w:val="18"/>
          </w:rPr>
          <w:t>1.</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Rights assignment</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_Toc175153522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11</w:t>
        </w:r>
        <w:r w:rsidRPr="00354ADA">
          <w:rPr>
            <w:rFonts w:cs="BBC Reith Sans"/>
            <w:noProof/>
            <w:webHidden/>
            <w:sz w:val="22"/>
            <w:szCs w:val="18"/>
          </w:rPr>
          <w:fldChar w:fldCharType="end"/>
        </w:r>
      </w:hyperlink>
    </w:p>
    <w:p w14:paraId="49C40C38" w14:textId="368C51D0"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23" w:history="1">
        <w:r w:rsidRPr="00354ADA">
          <w:rPr>
            <w:rStyle w:val="Hyperlink"/>
            <w:rFonts w:cs="BBC Reith Sans"/>
            <w:noProof/>
            <w:sz w:val="22"/>
            <w:szCs w:val="18"/>
          </w:rPr>
          <w:t>2.</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Costs</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_Toc175153523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11</w:t>
        </w:r>
        <w:r w:rsidRPr="00354ADA">
          <w:rPr>
            <w:rFonts w:cs="BBC Reith Sans"/>
            <w:noProof/>
            <w:webHidden/>
            <w:sz w:val="22"/>
            <w:szCs w:val="18"/>
          </w:rPr>
          <w:fldChar w:fldCharType="end"/>
        </w:r>
      </w:hyperlink>
    </w:p>
    <w:p w14:paraId="0115AD12" w14:textId="402B7519"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24" w:history="1">
        <w:r w:rsidRPr="00354ADA">
          <w:rPr>
            <w:rStyle w:val="Hyperlink"/>
            <w:rFonts w:cs="BBC Reith Sans"/>
            <w:noProof/>
            <w:sz w:val="22"/>
            <w:szCs w:val="18"/>
            <w:lang w:val="en"/>
          </w:rPr>
          <w:t>3.</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Confidentiality</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_Toc175153524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11</w:t>
        </w:r>
        <w:r w:rsidRPr="00354ADA">
          <w:rPr>
            <w:rFonts w:cs="BBC Reith Sans"/>
            <w:noProof/>
            <w:webHidden/>
            <w:sz w:val="22"/>
            <w:szCs w:val="18"/>
          </w:rPr>
          <w:fldChar w:fldCharType="end"/>
        </w:r>
      </w:hyperlink>
    </w:p>
    <w:p w14:paraId="379D2E28" w14:textId="5E38266F"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25" w:history="1">
        <w:r w:rsidRPr="00354ADA">
          <w:rPr>
            <w:rStyle w:val="Hyperlink"/>
            <w:rFonts w:cs="BBC Reith Sans"/>
            <w:noProof/>
            <w:sz w:val="22"/>
            <w:szCs w:val="18"/>
          </w:rPr>
          <w:t>4.</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Modification</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_Toc175153525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12</w:t>
        </w:r>
        <w:r w:rsidRPr="00354ADA">
          <w:rPr>
            <w:rFonts w:cs="BBC Reith Sans"/>
            <w:noProof/>
            <w:webHidden/>
            <w:sz w:val="22"/>
            <w:szCs w:val="18"/>
          </w:rPr>
          <w:fldChar w:fldCharType="end"/>
        </w:r>
      </w:hyperlink>
    </w:p>
    <w:p w14:paraId="24008B3A" w14:textId="2B274ECF"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26" w:history="1">
        <w:r w:rsidRPr="00354ADA">
          <w:rPr>
            <w:rStyle w:val="Hyperlink"/>
            <w:rFonts w:cs="BBC Reith Sans"/>
            <w:noProof/>
            <w:sz w:val="22"/>
            <w:szCs w:val="18"/>
          </w:rPr>
          <w:t>5.</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Validity</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_Toc175153526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12</w:t>
        </w:r>
        <w:r w:rsidRPr="00354ADA">
          <w:rPr>
            <w:rFonts w:cs="BBC Reith Sans"/>
            <w:noProof/>
            <w:webHidden/>
            <w:sz w:val="22"/>
            <w:szCs w:val="18"/>
          </w:rPr>
          <w:fldChar w:fldCharType="end"/>
        </w:r>
      </w:hyperlink>
    </w:p>
    <w:p w14:paraId="43E9F514" w14:textId="1E0736EA"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27" w:history="1">
        <w:r w:rsidRPr="00354ADA">
          <w:rPr>
            <w:rStyle w:val="Hyperlink"/>
            <w:rFonts w:cs="BBC Reith Sans"/>
            <w:noProof/>
            <w:sz w:val="22"/>
            <w:szCs w:val="18"/>
          </w:rPr>
          <w:t>6.</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Publicity</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_Toc175153527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12</w:t>
        </w:r>
        <w:r w:rsidRPr="00354ADA">
          <w:rPr>
            <w:rFonts w:cs="BBC Reith Sans"/>
            <w:noProof/>
            <w:webHidden/>
            <w:sz w:val="22"/>
            <w:szCs w:val="18"/>
          </w:rPr>
          <w:fldChar w:fldCharType="end"/>
        </w:r>
      </w:hyperlink>
    </w:p>
    <w:p w14:paraId="016BE546" w14:textId="15D26F13"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28" w:history="1">
        <w:r w:rsidRPr="00354ADA">
          <w:rPr>
            <w:rStyle w:val="Hyperlink"/>
            <w:rFonts w:cs="BBC Reith Sans"/>
            <w:noProof/>
            <w:sz w:val="22"/>
            <w:szCs w:val="18"/>
          </w:rPr>
          <w:t>7.</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Use of Logos</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_Toc175153528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12</w:t>
        </w:r>
        <w:r w:rsidRPr="00354ADA">
          <w:rPr>
            <w:rFonts w:cs="BBC Reith Sans"/>
            <w:noProof/>
            <w:webHidden/>
            <w:sz w:val="22"/>
            <w:szCs w:val="18"/>
          </w:rPr>
          <w:fldChar w:fldCharType="end"/>
        </w:r>
      </w:hyperlink>
    </w:p>
    <w:p w14:paraId="23475C37" w14:textId="44FBEAFE"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29" w:history="1">
        <w:r w:rsidRPr="00354ADA">
          <w:rPr>
            <w:rStyle w:val="Hyperlink"/>
            <w:rFonts w:cs="BBC Reith Sans"/>
            <w:noProof/>
            <w:sz w:val="22"/>
            <w:szCs w:val="18"/>
          </w:rPr>
          <w:t>8.</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Inducement</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_Toc175153529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12</w:t>
        </w:r>
        <w:r w:rsidRPr="00354ADA">
          <w:rPr>
            <w:rFonts w:cs="BBC Reith Sans"/>
            <w:noProof/>
            <w:webHidden/>
            <w:sz w:val="22"/>
            <w:szCs w:val="18"/>
          </w:rPr>
          <w:fldChar w:fldCharType="end"/>
        </w:r>
      </w:hyperlink>
    </w:p>
    <w:p w14:paraId="03A95CC9" w14:textId="0F72E9DE"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30" w:history="1">
        <w:r w:rsidRPr="00354ADA">
          <w:rPr>
            <w:rStyle w:val="Hyperlink"/>
            <w:rFonts w:cs="BBC Reith Sans"/>
            <w:noProof/>
            <w:sz w:val="22"/>
            <w:szCs w:val="18"/>
          </w:rPr>
          <w:t>9.</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Warranties</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_Toc175153530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12</w:t>
        </w:r>
        <w:r w:rsidRPr="00354ADA">
          <w:rPr>
            <w:rFonts w:cs="BBC Reith Sans"/>
            <w:noProof/>
            <w:webHidden/>
            <w:sz w:val="22"/>
            <w:szCs w:val="18"/>
          </w:rPr>
          <w:fldChar w:fldCharType="end"/>
        </w:r>
      </w:hyperlink>
    </w:p>
    <w:p w14:paraId="13594FD8" w14:textId="4682AA16"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31" w:history="1">
        <w:r w:rsidRPr="00354ADA">
          <w:rPr>
            <w:rStyle w:val="Hyperlink"/>
            <w:rFonts w:cs="BBC Reith Sans"/>
            <w:noProof/>
            <w:sz w:val="22"/>
            <w:szCs w:val="18"/>
          </w:rPr>
          <w:t>10.</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Freedom of Information</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_Toc175153531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12</w:t>
        </w:r>
        <w:r w:rsidRPr="00354ADA">
          <w:rPr>
            <w:rFonts w:cs="BBC Reith Sans"/>
            <w:noProof/>
            <w:webHidden/>
            <w:sz w:val="22"/>
            <w:szCs w:val="18"/>
          </w:rPr>
          <w:fldChar w:fldCharType="end"/>
        </w:r>
      </w:hyperlink>
    </w:p>
    <w:p w14:paraId="6458D1DE" w14:textId="1DC3EFED"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32" w:history="1">
        <w:r w:rsidRPr="00354ADA">
          <w:rPr>
            <w:rStyle w:val="Hyperlink"/>
            <w:rFonts w:cs="BBC Reith Sans"/>
            <w:noProof/>
            <w:sz w:val="22"/>
            <w:szCs w:val="18"/>
          </w:rPr>
          <w:t>11.</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Due Diligence</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_Toc175153532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12</w:t>
        </w:r>
        <w:r w:rsidRPr="00354ADA">
          <w:rPr>
            <w:rFonts w:cs="BBC Reith Sans"/>
            <w:noProof/>
            <w:webHidden/>
            <w:sz w:val="22"/>
            <w:szCs w:val="18"/>
          </w:rPr>
          <w:fldChar w:fldCharType="end"/>
        </w:r>
      </w:hyperlink>
    </w:p>
    <w:p w14:paraId="3E782347" w14:textId="00D81A16"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33" w:history="1">
        <w:r w:rsidRPr="00354ADA">
          <w:rPr>
            <w:rStyle w:val="Hyperlink"/>
            <w:rFonts w:cs="BBC Reith Sans"/>
            <w:noProof/>
            <w:sz w:val="22"/>
            <w:szCs w:val="18"/>
          </w:rPr>
          <w:t>12.</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Notifications</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_Toc175153533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13</w:t>
        </w:r>
        <w:r w:rsidRPr="00354ADA">
          <w:rPr>
            <w:rFonts w:cs="BBC Reith Sans"/>
            <w:noProof/>
            <w:webHidden/>
            <w:sz w:val="22"/>
            <w:szCs w:val="18"/>
          </w:rPr>
          <w:fldChar w:fldCharType="end"/>
        </w:r>
      </w:hyperlink>
    </w:p>
    <w:p w14:paraId="21EE3310" w14:textId="7D6D804D"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34" w:history="1">
        <w:r w:rsidRPr="00354ADA">
          <w:rPr>
            <w:rStyle w:val="Hyperlink"/>
            <w:rFonts w:eastAsia="Times New Roman" w:cs="BBC Reith Sans"/>
            <w:noProof/>
            <w:sz w:val="22"/>
            <w:szCs w:val="18"/>
          </w:rPr>
          <w:t>13.</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BBC Contract Terms</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_Toc175153534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13</w:t>
        </w:r>
        <w:r w:rsidRPr="00354ADA">
          <w:rPr>
            <w:rFonts w:cs="BBC Reith Sans"/>
            <w:noProof/>
            <w:webHidden/>
            <w:sz w:val="22"/>
            <w:szCs w:val="18"/>
          </w:rPr>
          <w:fldChar w:fldCharType="end"/>
        </w:r>
      </w:hyperlink>
    </w:p>
    <w:p w14:paraId="4A299F3D" w14:textId="6CE000A8" w:rsidR="00496EC3" w:rsidRPr="00354ADA" w:rsidRDefault="00496EC3" w:rsidP="00893F1A">
      <w:pPr>
        <w:pStyle w:val="TOC2"/>
        <w:rPr>
          <w:rFonts w:eastAsiaTheme="minorEastAsia" w:cs="BBC Reith Sans"/>
          <w:noProof/>
          <w:kern w:val="2"/>
          <w:sz w:val="21"/>
          <w:szCs w:val="21"/>
          <w:lang w:eastAsia="en-GB"/>
          <w14:ligatures w14:val="standardContextual"/>
        </w:rPr>
      </w:pPr>
      <w:hyperlink w:anchor="_Toc175153535" w:history="1">
        <w:r w:rsidRPr="00354ADA">
          <w:rPr>
            <w:rStyle w:val="Hyperlink"/>
            <w:rFonts w:cs="BBC Reith Sans"/>
            <w:noProof/>
            <w:sz w:val="22"/>
            <w:szCs w:val="18"/>
          </w:rPr>
          <w:t>14.</w:t>
        </w:r>
        <w:r w:rsidRPr="00354ADA">
          <w:rPr>
            <w:rFonts w:eastAsiaTheme="minorEastAsia" w:cs="BBC Reith Sans"/>
            <w:noProof/>
            <w:kern w:val="2"/>
            <w:sz w:val="21"/>
            <w:szCs w:val="21"/>
            <w:lang w:eastAsia="en-GB"/>
            <w14:ligatures w14:val="standardContextual"/>
          </w:rPr>
          <w:tab/>
        </w:r>
        <w:r w:rsidRPr="00354ADA">
          <w:rPr>
            <w:rStyle w:val="Hyperlink"/>
            <w:rFonts w:cs="BBC Reith Sans"/>
            <w:noProof/>
            <w:sz w:val="22"/>
            <w:szCs w:val="18"/>
          </w:rPr>
          <w:t>Form of Tender</w:t>
        </w:r>
        <w:r w:rsidRPr="00354ADA">
          <w:rPr>
            <w:rFonts w:cs="BBC Reith Sans"/>
            <w:noProof/>
            <w:webHidden/>
            <w:sz w:val="22"/>
            <w:szCs w:val="18"/>
          </w:rPr>
          <w:tab/>
        </w:r>
        <w:r w:rsidR="00B835FC">
          <w:rPr>
            <w:rFonts w:cs="BBC Reith Sans"/>
            <w:noProof/>
            <w:webHidden/>
            <w:sz w:val="22"/>
            <w:szCs w:val="18"/>
          </w:rPr>
          <w:tab/>
        </w:r>
        <w:r w:rsidRPr="00354ADA">
          <w:rPr>
            <w:rFonts w:cs="BBC Reith Sans"/>
            <w:noProof/>
            <w:webHidden/>
            <w:sz w:val="22"/>
            <w:szCs w:val="18"/>
          </w:rPr>
          <w:fldChar w:fldCharType="begin"/>
        </w:r>
        <w:r w:rsidRPr="00354ADA">
          <w:rPr>
            <w:rFonts w:cs="BBC Reith Sans"/>
            <w:noProof/>
            <w:webHidden/>
            <w:sz w:val="22"/>
            <w:szCs w:val="18"/>
          </w:rPr>
          <w:instrText xml:space="preserve"> PAGEREF _Toc175153535 \h </w:instrText>
        </w:r>
        <w:r w:rsidRPr="00354ADA">
          <w:rPr>
            <w:rFonts w:cs="BBC Reith Sans"/>
            <w:noProof/>
            <w:webHidden/>
            <w:sz w:val="22"/>
            <w:szCs w:val="18"/>
          </w:rPr>
        </w:r>
        <w:r w:rsidRPr="00354ADA">
          <w:rPr>
            <w:rFonts w:cs="BBC Reith Sans"/>
            <w:noProof/>
            <w:webHidden/>
            <w:sz w:val="22"/>
            <w:szCs w:val="18"/>
          </w:rPr>
          <w:fldChar w:fldCharType="separate"/>
        </w:r>
        <w:r w:rsidRPr="00354ADA">
          <w:rPr>
            <w:rFonts w:cs="BBC Reith Sans"/>
            <w:noProof/>
            <w:webHidden/>
            <w:sz w:val="22"/>
            <w:szCs w:val="18"/>
          </w:rPr>
          <w:t>13</w:t>
        </w:r>
        <w:r w:rsidRPr="00354ADA">
          <w:rPr>
            <w:rFonts w:cs="BBC Reith Sans"/>
            <w:noProof/>
            <w:webHidden/>
            <w:sz w:val="22"/>
            <w:szCs w:val="18"/>
          </w:rPr>
          <w:fldChar w:fldCharType="end"/>
        </w:r>
      </w:hyperlink>
    </w:p>
    <w:p w14:paraId="53C40F03" w14:textId="39CECA5E" w:rsidR="00F24BCC" w:rsidRPr="00BB56E9" w:rsidRDefault="007557F4" w:rsidP="00C573A4">
      <w:pPr>
        <w:rPr>
          <w:rFonts w:ascii="BBC Reith Sans" w:eastAsia="MS Gothic" w:hAnsi="BBC Reith Sans" w:cs="BBC Reith Sans"/>
          <w:b/>
          <w:bCs/>
          <w:color w:val="000000" w:themeColor="text1"/>
          <w:sz w:val="28"/>
          <w:szCs w:val="28"/>
        </w:rPr>
      </w:pPr>
      <w:r w:rsidRPr="00354ADA">
        <w:rPr>
          <w:rFonts w:ascii="BBC Reith Sans" w:hAnsi="BBC Reith Sans" w:cs="BBC Reith Sans"/>
          <w:color w:val="000000" w:themeColor="text1"/>
          <w:sz w:val="22"/>
          <w:szCs w:val="22"/>
        </w:rPr>
        <w:fldChar w:fldCharType="end"/>
      </w:r>
      <w:r w:rsidR="00F24BCC" w:rsidRPr="00BB56E9">
        <w:rPr>
          <w:rFonts w:ascii="BBC Reith Sans" w:hAnsi="BBC Reith Sans" w:cs="BBC Reith Sans"/>
          <w:color w:val="000000" w:themeColor="text1"/>
        </w:rPr>
        <w:br w:type="page"/>
      </w:r>
    </w:p>
    <w:p w14:paraId="5CEF1927" w14:textId="3B1CB688" w:rsidR="00B458EB" w:rsidRPr="00B835FC" w:rsidRDefault="009D3B04" w:rsidP="00B835FC">
      <w:pPr>
        <w:pStyle w:val="Heading2"/>
        <w:numPr>
          <w:ilvl w:val="0"/>
          <w:numId w:val="0"/>
        </w:numPr>
        <w:rPr>
          <w:sz w:val="36"/>
          <w:szCs w:val="36"/>
        </w:rPr>
      </w:pPr>
      <w:bookmarkStart w:id="9" w:name="_Toc134525062"/>
      <w:bookmarkStart w:id="10" w:name="_Toc175153507"/>
      <w:r w:rsidRPr="00B835FC">
        <w:rPr>
          <w:sz w:val="36"/>
          <w:szCs w:val="36"/>
        </w:rPr>
        <w:lastRenderedPageBreak/>
        <w:t>SEC</w:t>
      </w:r>
      <w:r w:rsidR="00B458EB" w:rsidRPr="00B835FC">
        <w:rPr>
          <w:sz w:val="36"/>
          <w:szCs w:val="36"/>
        </w:rPr>
        <w:t>TION A:</w:t>
      </w:r>
      <w:r w:rsidR="001F0798" w:rsidRPr="00B835FC">
        <w:rPr>
          <w:sz w:val="36"/>
          <w:szCs w:val="36"/>
        </w:rPr>
        <w:tab/>
      </w:r>
      <w:r w:rsidR="00485756" w:rsidRPr="00B835FC">
        <w:rPr>
          <w:sz w:val="36"/>
          <w:szCs w:val="36"/>
        </w:rPr>
        <w:t xml:space="preserve">THE </w:t>
      </w:r>
      <w:r w:rsidR="007B3412" w:rsidRPr="00B835FC">
        <w:rPr>
          <w:sz w:val="36"/>
          <w:szCs w:val="36"/>
        </w:rPr>
        <w:t>COMMISSION</w:t>
      </w:r>
      <w:r w:rsidR="00936310" w:rsidRPr="00B835FC">
        <w:rPr>
          <w:sz w:val="36"/>
          <w:szCs w:val="36"/>
        </w:rPr>
        <w:t>ING</w:t>
      </w:r>
      <w:r w:rsidR="003D03C4" w:rsidRPr="00B835FC">
        <w:rPr>
          <w:sz w:val="36"/>
          <w:szCs w:val="36"/>
        </w:rPr>
        <w:t xml:space="preserve"> </w:t>
      </w:r>
      <w:r w:rsidR="00B458EB" w:rsidRPr="00B835FC">
        <w:rPr>
          <w:sz w:val="36"/>
          <w:szCs w:val="36"/>
        </w:rPr>
        <w:t>OPPORTUNITY</w:t>
      </w:r>
      <w:bookmarkEnd w:id="1"/>
      <w:bookmarkEnd w:id="2"/>
      <w:bookmarkEnd w:id="3"/>
      <w:bookmarkEnd w:id="4"/>
      <w:bookmarkEnd w:id="9"/>
      <w:bookmarkEnd w:id="10"/>
    </w:p>
    <w:p w14:paraId="5CEF1928" w14:textId="77777777" w:rsidR="005942BC" w:rsidRPr="00BB56E9" w:rsidRDefault="005942BC" w:rsidP="00BB56E9">
      <w:pPr>
        <w:rPr>
          <w:rFonts w:ascii="BBC Reith Sans" w:hAnsi="BBC Reith Sans" w:cs="BBC Reith Sans"/>
          <w:sz w:val="22"/>
          <w:szCs w:val="22"/>
        </w:rPr>
      </w:pPr>
      <w:bookmarkStart w:id="11" w:name="_Toc479863424"/>
      <w:bookmarkStart w:id="12" w:name="_Toc479863994"/>
    </w:p>
    <w:p w14:paraId="3A73C2B3" w14:textId="1F3321F7" w:rsidR="005E4048" w:rsidRPr="00BB56E9" w:rsidRDefault="002E4275" w:rsidP="00C573A4">
      <w:pPr>
        <w:pStyle w:val="Default"/>
        <w:spacing w:before="120"/>
        <w:jc w:val="both"/>
        <w:rPr>
          <w:rFonts w:ascii="BBC Reith Sans" w:hAnsi="BBC Reith Sans" w:cs="BBC Reith Sans"/>
          <w:color w:val="auto"/>
          <w:sz w:val="22"/>
          <w:szCs w:val="22"/>
        </w:rPr>
      </w:pPr>
      <w:r w:rsidRPr="005F2DFA">
        <w:rPr>
          <w:rFonts w:ascii="BBC Reith Sans" w:hAnsi="BBC Reith Sans" w:cs="BBC Reith Sans"/>
          <w:b/>
          <w:bCs/>
          <w:color w:val="auto"/>
          <w:sz w:val="22"/>
          <w:szCs w:val="22"/>
        </w:rPr>
        <w:t xml:space="preserve">Doctor Who </w:t>
      </w:r>
      <w:r w:rsidR="00C10A96" w:rsidRPr="005F2DFA">
        <w:rPr>
          <w:rFonts w:ascii="BBC Reith Sans" w:hAnsi="BBC Reith Sans" w:cs="BBC Reith Sans"/>
          <w:b/>
          <w:bCs/>
          <w:color w:val="auto"/>
          <w:sz w:val="22"/>
          <w:szCs w:val="22"/>
        </w:rPr>
        <w:t>Pre-School Animation</w:t>
      </w:r>
      <w:r w:rsidRPr="005F2DFA">
        <w:rPr>
          <w:rFonts w:ascii="BBC Reith Sans" w:hAnsi="BBC Reith Sans" w:cs="BBC Reith Sans"/>
          <w:b/>
          <w:bCs/>
          <w:color w:val="auto"/>
          <w:sz w:val="22"/>
          <w:szCs w:val="22"/>
        </w:rPr>
        <w:t>:</w:t>
      </w:r>
      <w:r w:rsidR="00DF2FD5" w:rsidRPr="00BB56E9">
        <w:rPr>
          <w:rFonts w:ascii="BBC Reith Sans" w:hAnsi="BBC Reith Sans" w:cs="BBC Reith Sans"/>
          <w:b/>
          <w:bCs/>
          <w:color w:val="auto"/>
          <w:sz w:val="22"/>
          <w:szCs w:val="22"/>
        </w:rPr>
        <w:t xml:space="preserve"> </w:t>
      </w:r>
      <w:bookmarkEnd w:id="11"/>
      <w:bookmarkEnd w:id="12"/>
      <w:r w:rsidR="00704A6F" w:rsidRPr="00BB56E9">
        <w:rPr>
          <w:rFonts w:ascii="BBC Reith Sans" w:hAnsi="BBC Reith Sans" w:cs="BBC Reith Sans"/>
          <w:color w:val="auto"/>
          <w:sz w:val="22"/>
          <w:szCs w:val="22"/>
        </w:rPr>
        <w:t xml:space="preserve">CBeebies </w:t>
      </w:r>
      <w:r w:rsidR="008C38B9" w:rsidRPr="00BB56E9">
        <w:rPr>
          <w:rFonts w:ascii="BBC Reith Sans" w:hAnsi="BBC Reith Sans" w:cs="BBC Reith Sans"/>
          <w:color w:val="auto"/>
          <w:sz w:val="22"/>
          <w:szCs w:val="22"/>
        </w:rPr>
        <w:t>is</w:t>
      </w:r>
      <w:ins w:id="13" w:author="Jo Wheatcroft" w:date="2025-06-10T15:39:00Z">
        <w:r w:rsidR="007831FE" w:rsidRPr="00BB56E9">
          <w:rPr>
            <w:rFonts w:ascii="BBC Reith Sans" w:hAnsi="BBC Reith Sans" w:cs="BBC Reith Sans"/>
            <w:color w:val="auto"/>
            <w:sz w:val="22"/>
            <w:szCs w:val="22"/>
          </w:rPr>
          <w:t xml:space="preserve"> </w:t>
        </w:r>
      </w:ins>
      <w:r w:rsidR="00704A6F" w:rsidRPr="00BB56E9">
        <w:rPr>
          <w:rFonts w:ascii="BBC Reith Sans" w:hAnsi="BBC Reith Sans" w:cs="BBC Reith Sans"/>
          <w:color w:val="auto"/>
          <w:sz w:val="22"/>
          <w:szCs w:val="22"/>
        </w:rPr>
        <w:t xml:space="preserve">looking to commission </w:t>
      </w:r>
      <w:r w:rsidRPr="00BB56E9">
        <w:rPr>
          <w:rFonts w:ascii="BBC Reith Sans" w:hAnsi="BBC Reith Sans" w:cs="BBC Reith Sans"/>
          <w:color w:val="auto"/>
          <w:sz w:val="22"/>
          <w:szCs w:val="22"/>
        </w:rPr>
        <w:t>one</w:t>
      </w:r>
      <w:r w:rsidR="00704A6F" w:rsidRPr="00BB56E9">
        <w:rPr>
          <w:rFonts w:ascii="BBC Reith Sans" w:hAnsi="BBC Reith Sans" w:cs="BBC Reith Sans"/>
          <w:color w:val="auto"/>
          <w:sz w:val="22"/>
          <w:szCs w:val="22"/>
        </w:rPr>
        <w:t xml:space="preserve"> series of </w:t>
      </w:r>
      <w:r w:rsidRPr="00BB56E9">
        <w:rPr>
          <w:rFonts w:ascii="BBC Reith Sans" w:hAnsi="BBC Reith Sans" w:cs="BBC Reith Sans"/>
          <w:color w:val="auto"/>
          <w:sz w:val="22"/>
          <w:szCs w:val="22"/>
        </w:rPr>
        <w:t>52</w:t>
      </w:r>
      <w:r w:rsidR="00704A6F" w:rsidRPr="00BB56E9">
        <w:rPr>
          <w:rFonts w:ascii="BBC Reith Sans" w:hAnsi="BBC Reith Sans" w:cs="BBC Reith Sans"/>
          <w:color w:val="auto"/>
          <w:sz w:val="22"/>
          <w:szCs w:val="22"/>
        </w:rPr>
        <w:t xml:space="preserve"> x</w:t>
      </w:r>
      <w:r w:rsidR="005F2F0D" w:rsidRPr="00BB56E9">
        <w:rPr>
          <w:rFonts w:ascii="BBC Reith Sans" w:hAnsi="BBC Reith Sans" w:cs="BBC Reith Sans"/>
          <w:color w:val="auto"/>
          <w:sz w:val="22"/>
          <w:szCs w:val="22"/>
        </w:rPr>
        <w:t xml:space="preserve"> </w:t>
      </w:r>
      <w:r w:rsidR="00E214FD" w:rsidRPr="00BB56E9">
        <w:rPr>
          <w:rFonts w:ascii="BBC Reith Sans" w:hAnsi="BBC Reith Sans" w:cs="BBC Reith Sans"/>
          <w:color w:val="auto"/>
          <w:sz w:val="22"/>
          <w:szCs w:val="22"/>
        </w:rPr>
        <w:t>11</w:t>
      </w:r>
      <w:r w:rsidR="00704A6F" w:rsidRPr="00BB56E9">
        <w:rPr>
          <w:rFonts w:ascii="BBC Reith Sans" w:hAnsi="BBC Reith Sans" w:cs="BBC Reith Sans"/>
          <w:color w:val="auto"/>
          <w:sz w:val="22"/>
          <w:szCs w:val="22"/>
        </w:rPr>
        <w:t>’ episodes (</w:t>
      </w:r>
      <w:r w:rsidR="00DD1ACB" w:rsidRPr="00BB56E9">
        <w:rPr>
          <w:rFonts w:ascii="BBC Reith Sans" w:hAnsi="BBC Reith Sans" w:cs="BBC Reith Sans"/>
          <w:color w:val="auto"/>
          <w:sz w:val="22"/>
          <w:szCs w:val="22"/>
        </w:rPr>
        <w:t xml:space="preserve">26 episodes </w:t>
      </w:r>
      <w:r w:rsidR="00704A6F" w:rsidRPr="00BB56E9">
        <w:rPr>
          <w:rFonts w:ascii="BBC Reith Sans" w:hAnsi="BBC Reith Sans" w:cs="BBC Reith Sans"/>
          <w:color w:val="auto"/>
          <w:sz w:val="22"/>
          <w:szCs w:val="22"/>
        </w:rPr>
        <w:t>for transmission in 2</w:t>
      </w:r>
      <w:r w:rsidR="00DD1ACB" w:rsidRPr="00BB56E9">
        <w:rPr>
          <w:rFonts w:ascii="BBC Reith Sans" w:hAnsi="BBC Reith Sans" w:cs="BBC Reith Sans"/>
          <w:color w:val="auto"/>
          <w:sz w:val="22"/>
          <w:szCs w:val="22"/>
        </w:rPr>
        <w:t>7</w:t>
      </w:r>
      <w:r w:rsidR="00704A6F" w:rsidRPr="00BB56E9">
        <w:rPr>
          <w:rFonts w:ascii="BBC Reith Sans" w:hAnsi="BBC Reith Sans" w:cs="BBC Reith Sans"/>
          <w:color w:val="auto"/>
          <w:sz w:val="22"/>
          <w:szCs w:val="22"/>
        </w:rPr>
        <w:t>/2</w:t>
      </w:r>
      <w:r w:rsidR="00DD1ACB" w:rsidRPr="00BB56E9">
        <w:rPr>
          <w:rFonts w:ascii="BBC Reith Sans" w:hAnsi="BBC Reith Sans" w:cs="BBC Reith Sans"/>
          <w:color w:val="auto"/>
          <w:sz w:val="22"/>
          <w:szCs w:val="22"/>
        </w:rPr>
        <w:t>8</w:t>
      </w:r>
      <w:r w:rsidR="00704A6F" w:rsidRPr="00BB56E9">
        <w:rPr>
          <w:rFonts w:ascii="BBC Reith Sans" w:hAnsi="BBC Reith Sans" w:cs="BBC Reith Sans"/>
          <w:color w:val="auto"/>
          <w:sz w:val="22"/>
          <w:szCs w:val="22"/>
        </w:rPr>
        <w:t xml:space="preserve"> and </w:t>
      </w:r>
      <w:r w:rsidR="00DD1ACB" w:rsidRPr="00BB56E9">
        <w:rPr>
          <w:rFonts w:ascii="BBC Reith Sans" w:hAnsi="BBC Reith Sans" w:cs="BBC Reith Sans"/>
          <w:color w:val="auto"/>
          <w:sz w:val="22"/>
          <w:szCs w:val="22"/>
        </w:rPr>
        <w:t>26 episodes</w:t>
      </w:r>
      <w:r w:rsidR="00704A6F" w:rsidRPr="00BB56E9">
        <w:rPr>
          <w:rFonts w:ascii="BBC Reith Sans" w:hAnsi="BBC Reith Sans" w:cs="BBC Reith Sans"/>
          <w:color w:val="auto"/>
          <w:sz w:val="22"/>
          <w:szCs w:val="22"/>
        </w:rPr>
        <w:t xml:space="preserve"> for transmission in 2</w:t>
      </w:r>
      <w:r w:rsidR="00DD1ACB" w:rsidRPr="00BB56E9">
        <w:rPr>
          <w:rFonts w:ascii="BBC Reith Sans" w:hAnsi="BBC Reith Sans" w:cs="BBC Reith Sans"/>
          <w:color w:val="auto"/>
          <w:sz w:val="22"/>
          <w:szCs w:val="22"/>
        </w:rPr>
        <w:t>8</w:t>
      </w:r>
      <w:r w:rsidR="00704A6F" w:rsidRPr="00BB56E9">
        <w:rPr>
          <w:rFonts w:ascii="BBC Reith Sans" w:hAnsi="BBC Reith Sans" w:cs="BBC Reith Sans"/>
          <w:color w:val="auto"/>
          <w:sz w:val="22"/>
          <w:szCs w:val="22"/>
        </w:rPr>
        <w:t>/2</w:t>
      </w:r>
      <w:r w:rsidR="00DD1ACB" w:rsidRPr="00BB56E9">
        <w:rPr>
          <w:rFonts w:ascii="BBC Reith Sans" w:hAnsi="BBC Reith Sans" w:cs="BBC Reith Sans"/>
          <w:color w:val="auto"/>
          <w:sz w:val="22"/>
          <w:szCs w:val="22"/>
        </w:rPr>
        <w:t>9</w:t>
      </w:r>
      <w:r w:rsidR="00704A6F" w:rsidRPr="00BB56E9">
        <w:rPr>
          <w:rFonts w:ascii="BBC Reith Sans" w:hAnsi="BBC Reith Sans" w:cs="BBC Reith Sans"/>
          <w:color w:val="auto"/>
          <w:sz w:val="22"/>
          <w:szCs w:val="22"/>
        </w:rPr>
        <w:t>).</w:t>
      </w:r>
      <w:r w:rsidR="005E4048" w:rsidRPr="00BB56E9">
        <w:rPr>
          <w:rFonts w:ascii="BBC Reith Sans" w:hAnsi="BBC Reith Sans" w:cs="BBC Reith Sans"/>
          <w:color w:val="auto"/>
          <w:sz w:val="22"/>
          <w:szCs w:val="22"/>
        </w:rPr>
        <w:t xml:space="preserve">  We anticipate pre-production would therefore need to begin in </w:t>
      </w:r>
      <w:r w:rsidR="008C0F5F" w:rsidRPr="00BB56E9">
        <w:rPr>
          <w:rFonts w:ascii="BBC Reith Sans" w:hAnsi="BBC Reith Sans" w:cs="BBC Reith Sans"/>
          <w:color w:val="000000" w:themeColor="text1"/>
          <w:sz w:val="22"/>
          <w:szCs w:val="22"/>
        </w:rPr>
        <w:t>January 2026</w:t>
      </w:r>
      <w:r w:rsidR="005E4048" w:rsidRPr="00BB56E9">
        <w:rPr>
          <w:rFonts w:ascii="BBC Reith Sans" w:hAnsi="BBC Reith Sans" w:cs="BBC Reith Sans"/>
          <w:color w:val="000000" w:themeColor="text1"/>
          <w:sz w:val="22"/>
          <w:szCs w:val="22"/>
        </w:rPr>
        <w:t>.</w:t>
      </w:r>
      <w:ins w:id="14" w:author="Jo Wheatcroft" w:date="2025-05-28T18:17:00Z">
        <w:r w:rsidR="001C04EB" w:rsidRPr="00BB56E9">
          <w:rPr>
            <w:rFonts w:ascii="BBC Reith Sans" w:hAnsi="BBC Reith Sans" w:cs="BBC Reith Sans"/>
            <w:color w:val="000000" w:themeColor="text1"/>
            <w:sz w:val="22"/>
            <w:szCs w:val="22"/>
          </w:rPr>
          <w:t xml:space="preserve">  </w:t>
        </w:r>
      </w:ins>
    </w:p>
    <w:p w14:paraId="58F6A51E" w14:textId="3C50169C" w:rsidR="25552C00" w:rsidRPr="00BB56E9" w:rsidRDefault="25552C00" w:rsidP="00C573A4">
      <w:pPr>
        <w:spacing w:before="120" w:after="120"/>
        <w:jc w:val="both"/>
        <w:rPr>
          <w:rFonts w:ascii="BBC Reith Sans" w:eastAsia="Times New Roman" w:hAnsi="BBC Reith Sans" w:cs="BBC Reith Sans"/>
          <w:b/>
          <w:bCs/>
          <w:sz w:val="22"/>
          <w:szCs w:val="22"/>
        </w:rPr>
      </w:pPr>
      <w:r w:rsidRPr="005F2DFA">
        <w:rPr>
          <w:rFonts w:ascii="BBC Reith Sans" w:eastAsia="Times New Roman" w:hAnsi="BBC Reith Sans" w:cs="BBC Reith Sans"/>
          <w:b/>
          <w:bCs/>
          <w:sz w:val="22"/>
          <w:szCs w:val="22"/>
        </w:rPr>
        <w:t>Guide Price:</w:t>
      </w:r>
      <w:r w:rsidRPr="00BB56E9">
        <w:rPr>
          <w:rFonts w:ascii="BBC Reith Sans" w:eastAsia="Times New Roman" w:hAnsi="BBC Reith Sans" w:cs="BBC Reith Sans"/>
          <w:b/>
          <w:bCs/>
          <w:sz w:val="22"/>
          <w:szCs w:val="22"/>
        </w:rPr>
        <w:t xml:space="preserve">  </w:t>
      </w:r>
      <w:r w:rsidR="00DA79DB" w:rsidRPr="00BB56E9">
        <w:rPr>
          <w:rFonts w:ascii="BBC Reith Sans" w:eastAsia="Times New Roman" w:hAnsi="BBC Reith Sans" w:cs="BBC Reith Sans"/>
          <w:sz w:val="22"/>
          <w:szCs w:val="22"/>
        </w:rPr>
        <w:t xml:space="preserve">Price will be indicative of a </w:t>
      </w:r>
      <w:proofErr w:type="gramStart"/>
      <w:r w:rsidR="00DA79DB" w:rsidRPr="00BB56E9">
        <w:rPr>
          <w:rFonts w:ascii="BBC Reith Sans" w:eastAsia="Times New Roman" w:hAnsi="BBC Reith Sans" w:cs="BBC Reith Sans"/>
          <w:sz w:val="22"/>
          <w:szCs w:val="22"/>
        </w:rPr>
        <w:t>high quality</w:t>
      </w:r>
      <w:proofErr w:type="gramEnd"/>
      <w:r w:rsidR="00DA79DB" w:rsidRPr="00BB56E9">
        <w:rPr>
          <w:rFonts w:ascii="BBC Reith Sans" w:eastAsia="Times New Roman" w:hAnsi="BBC Reith Sans" w:cs="BBC Reith Sans"/>
          <w:sz w:val="22"/>
          <w:szCs w:val="22"/>
        </w:rPr>
        <w:t xml:space="preserve"> animation. Information on the budget and financing for the series will be made available to verified production companies on receipt of a complete and signed NDA form.</w:t>
      </w:r>
    </w:p>
    <w:p w14:paraId="11DF35F8" w14:textId="1EB9DC0F" w:rsidR="00A91178" w:rsidRPr="00BB56E9" w:rsidRDefault="00A91178" w:rsidP="00C573A4">
      <w:pPr>
        <w:spacing w:before="120" w:after="120"/>
        <w:jc w:val="both"/>
        <w:rPr>
          <w:rFonts w:ascii="BBC Reith Sans" w:eastAsia="Times New Roman" w:hAnsi="BBC Reith Sans" w:cs="BBC Reith Sans"/>
          <w:color w:val="000000" w:themeColor="text1"/>
          <w:sz w:val="22"/>
          <w:szCs w:val="22"/>
        </w:rPr>
      </w:pPr>
      <w:r w:rsidRPr="005F2DFA">
        <w:rPr>
          <w:rFonts w:ascii="BBC Reith Sans" w:eastAsia="Times New Roman" w:hAnsi="BBC Reith Sans" w:cs="BBC Reith Sans"/>
          <w:b/>
          <w:bCs/>
          <w:color w:val="000000" w:themeColor="text1"/>
          <w:sz w:val="22"/>
          <w:szCs w:val="22"/>
        </w:rPr>
        <w:t>Supplier:</w:t>
      </w:r>
      <w:r w:rsidR="00E960AC" w:rsidRPr="00BB56E9">
        <w:rPr>
          <w:rFonts w:ascii="BBC Reith Sans" w:eastAsia="Times New Roman" w:hAnsi="BBC Reith Sans" w:cs="BBC Reith Sans"/>
          <w:b/>
          <w:bCs/>
          <w:i/>
          <w:iCs/>
          <w:color w:val="000000" w:themeColor="text1"/>
          <w:sz w:val="22"/>
          <w:szCs w:val="22"/>
        </w:rPr>
        <w:t xml:space="preserve"> </w:t>
      </w:r>
      <w:r w:rsidR="00E960AC" w:rsidRPr="00BB56E9">
        <w:rPr>
          <w:rFonts w:ascii="BBC Reith Sans" w:eastAsia="Times New Roman" w:hAnsi="BBC Reith Sans" w:cs="BBC Reith Sans"/>
          <w:color w:val="000000" w:themeColor="text1"/>
          <w:sz w:val="22"/>
          <w:szCs w:val="22"/>
        </w:rPr>
        <w:t xml:space="preserve">The Invitation to Pitch will select a single production company to produce the series, meaning that co-production partnerships are not eligible as part of this process.  This does not prevent elements of production being sub-contracted </w:t>
      </w:r>
      <w:proofErr w:type="gramStart"/>
      <w:r w:rsidR="00E960AC" w:rsidRPr="00BB56E9">
        <w:rPr>
          <w:rFonts w:ascii="BBC Reith Sans" w:eastAsia="Times New Roman" w:hAnsi="BBC Reith Sans" w:cs="BBC Reith Sans"/>
          <w:color w:val="000000" w:themeColor="text1"/>
          <w:sz w:val="22"/>
          <w:szCs w:val="22"/>
        </w:rPr>
        <w:t>during the course of</w:t>
      </w:r>
      <w:proofErr w:type="gramEnd"/>
      <w:r w:rsidR="00E960AC" w:rsidRPr="00BB56E9">
        <w:rPr>
          <w:rFonts w:ascii="BBC Reith Sans" w:eastAsia="Times New Roman" w:hAnsi="BBC Reith Sans" w:cs="BBC Reith Sans"/>
          <w:color w:val="000000" w:themeColor="text1"/>
          <w:sz w:val="22"/>
          <w:szCs w:val="22"/>
        </w:rPr>
        <w:t xml:space="preserve"> production.</w:t>
      </w:r>
    </w:p>
    <w:p w14:paraId="26DAA125" w14:textId="77777777" w:rsidR="00536F6B" w:rsidRPr="00BB56E9" w:rsidRDefault="00536F6B" w:rsidP="00536F6B">
      <w:pPr>
        <w:spacing w:before="120" w:after="120"/>
        <w:jc w:val="both"/>
        <w:rPr>
          <w:rFonts w:ascii="BBC Reith Sans" w:eastAsia="Times New Roman" w:hAnsi="BBC Reith Sans" w:cs="BBC Reith Sans"/>
          <w:color w:val="000000" w:themeColor="text1"/>
          <w:sz w:val="22"/>
          <w:szCs w:val="22"/>
        </w:rPr>
      </w:pPr>
      <w:r w:rsidRPr="005F2DFA">
        <w:rPr>
          <w:rFonts w:ascii="BBC Reith Sans" w:eastAsia="Times New Roman" w:hAnsi="BBC Reith Sans" w:cs="BBC Reith Sans"/>
          <w:b/>
          <w:bCs/>
          <w:sz w:val="22"/>
          <w:szCs w:val="22"/>
        </w:rPr>
        <w:t>Pre-existing format/ contract terms:</w:t>
      </w:r>
      <w:r w:rsidRPr="00BB56E9">
        <w:rPr>
          <w:rFonts w:ascii="BBC Reith Sans" w:eastAsia="Times New Roman" w:hAnsi="BBC Reith Sans" w:cs="BBC Reith Sans"/>
          <w:b/>
          <w:bCs/>
          <w:sz w:val="22"/>
          <w:szCs w:val="22"/>
        </w:rPr>
        <w:t xml:space="preserve"> </w:t>
      </w:r>
      <w:r w:rsidRPr="00BB56E9">
        <w:rPr>
          <w:rFonts w:ascii="BBC Reith Sans" w:eastAsia="Times New Roman" w:hAnsi="BBC Reith Sans" w:cs="BBC Reith Sans"/>
          <w:sz w:val="22"/>
          <w:szCs w:val="22"/>
        </w:rPr>
        <w:t xml:space="preserve"> Doctor Who is a pre-existing brand. The </w:t>
      </w:r>
      <w:r w:rsidRPr="00BB56E9">
        <w:rPr>
          <w:rFonts w:ascii="BBC Reith Sans" w:eastAsia="Times New Roman" w:hAnsi="BBC Reith Sans" w:cs="BBC Reith Sans"/>
          <w:color w:val="000000" w:themeColor="text1"/>
          <w:sz w:val="22"/>
          <w:szCs w:val="22"/>
        </w:rPr>
        <w:t xml:space="preserve">BBC is the beneficial owner of rights in and to the format in the series.  The copyright in the format along with any changes to the format will vest with the BBC. As such, the commission is offered to producers by the BBC on a work-for-hire basis.  </w:t>
      </w:r>
    </w:p>
    <w:p w14:paraId="2C64C236" w14:textId="77777777" w:rsidR="00536F6B" w:rsidRPr="00BB56E9" w:rsidRDefault="00536F6B" w:rsidP="00536F6B">
      <w:pPr>
        <w:spacing w:before="120" w:after="120"/>
        <w:jc w:val="both"/>
        <w:rPr>
          <w:rFonts w:ascii="BBC Reith Sans" w:eastAsia="Times New Roman" w:hAnsi="BBC Reith Sans" w:cs="BBC Reith Sans"/>
          <w:b/>
          <w:bCs/>
          <w:i/>
          <w:iCs/>
          <w:color w:val="000000" w:themeColor="text1"/>
          <w:sz w:val="22"/>
          <w:szCs w:val="22"/>
        </w:rPr>
      </w:pPr>
      <w:r w:rsidRPr="005F2DFA">
        <w:rPr>
          <w:rFonts w:ascii="BBC Reith Sans" w:eastAsia="Times New Roman" w:hAnsi="BBC Reith Sans" w:cs="BBC Reith Sans"/>
          <w:b/>
          <w:bCs/>
          <w:color w:val="000000" w:themeColor="text1"/>
          <w:sz w:val="22"/>
          <w:szCs w:val="22"/>
        </w:rPr>
        <w:t>Distribution</w:t>
      </w:r>
      <w:r w:rsidRPr="00BB56E9">
        <w:rPr>
          <w:rFonts w:ascii="BBC Reith Sans" w:eastAsia="Times New Roman" w:hAnsi="BBC Reith Sans" w:cs="BBC Reith Sans"/>
          <w:b/>
          <w:bCs/>
          <w:i/>
          <w:iCs/>
          <w:color w:val="000000" w:themeColor="text1"/>
          <w:sz w:val="22"/>
          <w:szCs w:val="22"/>
        </w:rPr>
        <w:t xml:space="preserve">: </w:t>
      </w:r>
      <w:r w:rsidRPr="00BB56E9">
        <w:rPr>
          <w:rFonts w:ascii="BBC Reith Sans" w:eastAsia="Times New Roman" w:hAnsi="BBC Reith Sans" w:cs="BBC Reith Sans"/>
          <w:color w:val="000000" w:themeColor="text1"/>
          <w:sz w:val="22"/>
          <w:szCs w:val="22"/>
        </w:rPr>
        <w:t>BBC Studios Distribution are the Distributor of the show.  Further commercial information will be provided as part of the process.</w:t>
      </w:r>
    </w:p>
    <w:p w14:paraId="3EA64521" w14:textId="77777777" w:rsidR="00536F6B" w:rsidRPr="00BB56E9" w:rsidRDefault="00536F6B" w:rsidP="00C573A4">
      <w:pPr>
        <w:spacing w:before="120" w:after="120"/>
        <w:jc w:val="both"/>
        <w:rPr>
          <w:rFonts w:ascii="BBC Reith Sans" w:eastAsia="Times New Roman" w:hAnsi="BBC Reith Sans" w:cs="BBC Reith Sans"/>
          <w:color w:val="000000" w:themeColor="text1"/>
          <w:sz w:val="22"/>
          <w:szCs w:val="22"/>
        </w:rPr>
      </w:pPr>
    </w:p>
    <w:p w14:paraId="5CEF1943" w14:textId="77777777" w:rsidR="00D978EC" w:rsidRPr="00BB56E9" w:rsidRDefault="00D978EC" w:rsidP="00B835FC">
      <w:pPr>
        <w:pStyle w:val="Heading3"/>
      </w:pPr>
      <w:bookmarkStart w:id="15" w:name="_Toc141368386"/>
      <w:bookmarkStart w:id="16" w:name="_Toc141442081"/>
      <w:bookmarkStart w:id="17" w:name="_Toc141368387"/>
      <w:bookmarkStart w:id="18" w:name="_Toc141442082"/>
      <w:bookmarkStart w:id="19" w:name="_Toc175153508"/>
      <w:bookmarkEnd w:id="15"/>
      <w:bookmarkEnd w:id="16"/>
      <w:bookmarkEnd w:id="17"/>
      <w:bookmarkEnd w:id="18"/>
      <w:r w:rsidRPr="00BB56E9">
        <w:t>Editorial Opportunity</w:t>
      </w:r>
      <w:bookmarkEnd w:id="19"/>
      <w:r w:rsidRPr="00BB56E9">
        <w:t xml:space="preserve"> </w:t>
      </w:r>
    </w:p>
    <w:p w14:paraId="494CECAD" w14:textId="19392D25" w:rsidR="00ED4BB7" w:rsidRPr="00BB56E9" w:rsidRDefault="00ED4BB7" w:rsidP="00304F09">
      <w:pPr>
        <w:pStyle w:val="xmsonormal"/>
        <w:autoSpaceDE w:val="0"/>
        <w:autoSpaceDN w:val="0"/>
        <w:spacing w:before="240" w:after="120"/>
        <w:jc w:val="both"/>
        <w:rPr>
          <w:rFonts w:ascii="BBC Reith Sans" w:hAnsi="BBC Reith Sans" w:cs="BBC Reith Sans"/>
        </w:rPr>
      </w:pPr>
      <w:r w:rsidRPr="00BB56E9">
        <w:rPr>
          <w:rFonts w:ascii="BBC Reith Sans" w:hAnsi="BBC Reith Sans" w:cs="BBC Reith Sans"/>
        </w:rPr>
        <w:t xml:space="preserve">As part of its Value for All strategy, the BBC has three essential roles to play </w:t>
      </w:r>
      <w:proofErr w:type="gramStart"/>
      <w:r w:rsidRPr="00BB56E9">
        <w:rPr>
          <w:rFonts w:ascii="BBC Reith Sans" w:hAnsi="BBC Reith Sans" w:cs="BBC Reith Sans"/>
        </w:rPr>
        <w:t>in today’s society</w:t>
      </w:r>
      <w:proofErr w:type="gramEnd"/>
      <w:r w:rsidRPr="00BB56E9">
        <w:rPr>
          <w:rFonts w:ascii="BBC Reith Sans" w:hAnsi="BBC Reith Sans" w:cs="BBC Reith Sans"/>
        </w:rPr>
        <w:t xml:space="preserve">: pursuing truth with no agenda, backing the best homegrown storytelling and bringing people together.  In its relationships with suppliers, the BBC is focusing </w:t>
      </w:r>
      <w:proofErr w:type="gramStart"/>
      <w:r w:rsidRPr="00BB56E9">
        <w:rPr>
          <w:rFonts w:ascii="BBC Reith Sans" w:hAnsi="BBC Reith Sans" w:cs="BBC Reith Sans"/>
        </w:rPr>
        <w:t>on:</w:t>
      </w:r>
      <w:proofErr w:type="gramEnd"/>
      <w:r w:rsidRPr="00BB56E9">
        <w:rPr>
          <w:rFonts w:ascii="BBC Reith Sans" w:hAnsi="BBC Reith Sans" w:cs="BBC Reith Sans"/>
        </w:rPr>
        <w:t xml:space="preserve"> delivering value to all licence fee payers through unique, high impact content; connecting with audiences online; improving diversity and inclusion; building sustainable production; growing and maintaining production across the UK; and supporting plurality of content supply.</w:t>
      </w:r>
      <w:r w:rsidR="00746218" w:rsidRPr="00BB56E9">
        <w:rPr>
          <w:rFonts w:ascii="BBC Reith Sans" w:hAnsi="BBC Reith Sans" w:cs="BBC Reith Sans"/>
        </w:rPr>
        <w:t xml:space="preserve">  The BBC is committed to reducing carbon emissions, with a particular focus on energy and travel, the highest impact areas of production. To build skills and bring new talent into the creative sector, you will be expected to support at least one apprentice on your production for the length of their apprenticeship.</w:t>
      </w:r>
    </w:p>
    <w:p w14:paraId="5CEF1948" w14:textId="0DEEF08B" w:rsidR="004B1415" w:rsidRPr="00BB56E9" w:rsidRDefault="00ED4BB7" w:rsidP="00304F09">
      <w:pPr>
        <w:spacing w:before="240" w:after="120"/>
        <w:jc w:val="both"/>
        <w:rPr>
          <w:rFonts w:ascii="BBC Reith Sans" w:eastAsia="Times New Roman" w:hAnsi="BBC Reith Sans" w:cs="BBC Reith Sans"/>
          <w:color w:val="FF0000"/>
          <w:sz w:val="22"/>
          <w:szCs w:val="22"/>
        </w:rPr>
      </w:pPr>
      <w:r w:rsidRPr="00BB56E9">
        <w:rPr>
          <w:rFonts w:ascii="BBC Reith Sans" w:eastAsia="Times New Roman" w:hAnsi="BBC Reith Sans" w:cs="BBC Reith Sans"/>
          <w:sz w:val="22"/>
          <w:szCs w:val="22"/>
        </w:rPr>
        <w:t xml:space="preserve">This </w:t>
      </w:r>
      <w:r w:rsidR="00D978EC" w:rsidRPr="00BB56E9">
        <w:rPr>
          <w:rFonts w:ascii="BBC Reith Sans" w:eastAsia="Times New Roman" w:hAnsi="BBC Reith Sans" w:cs="BBC Reith Sans"/>
          <w:sz w:val="22"/>
          <w:szCs w:val="22"/>
        </w:rPr>
        <w:t>opportunity is for</w:t>
      </w:r>
      <w:r w:rsidR="00E0006B" w:rsidRPr="00BB56E9">
        <w:rPr>
          <w:rFonts w:ascii="BBC Reith Sans" w:eastAsia="Times New Roman" w:hAnsi="BBC Reith Sans" w:cs="BBC Reith Sans"/>
          <w:sz w:val="22"/>
          <w:szCs w:val="22"/>
        </w:rPr>
        <w:t xml:space="preserve"> </w:t>
      </w:r>
      <w:r w:rsidR="00D978EC" w:rsidRPr="00BB56E9">
        <w:rPr>
          <w:rFonts w:ascii="BBC Reith Sans" w:eastAsia="Times New Roman" w:hAnsi="BBC Reith Sans" w:cs="BBC Reith Sans"/>
          <w:sz w:val="22"/>
          <w:szCs w:val="22"/>
        </w:rPr>
        <w:t xml:space="preserve">any </w:t>
      </w:r>
      <w:r w:rsidR="5CDE890B" w:rsidRPr="00BB56E9">
        <w:rPr>
          <w:rFonts w:ascii="BBC Reith Sans" w:eastAsia="Times New Roman" w:hAnsi="BBC Reith Sans" w:cs="BBC Reith Sans"/>
          <w:sz w:val="22"/>
          <w:szCs w:val="22"/>
        </w:rPr>
        <w:t>UK production comp</w:t>
      </w:r>
      <w:r w:rsidR="473AC015" w:rsidRPr="00BB56E9">
        <w:rPr>
          <w:rFonts w:ascii="BBC Reith Sans" w:eastAsia="Times New Roman" w:hAnsi="BBC Reith Sans" w:cs="BBC Reith Sans"/>
          <w:sz w:val="22"/>
          <w:szCs w:val="22"/>
        </w:rPr>
        <w:t>a</w:t>
      </w:r>
      <w:r w:rsidR="5CDE890B" w:rsidRPr="00BB56E9">
        <w:rPr>
          <w:rFonts w:ascii="BBC Reith Sans" w:eastAsia="Times New Roman" w:hAnsi="BBC Reith Sans" w:cs="BBC Reith Sans"/>
          <w:sz w:val="22"/>
          <w:szCs w:val="22"/>
        </w:rPr>
        <w:t>ny</w:t>
      </w:r>
      <w:r w:rsidR="00D978EC" w:rsidRPr="00BB56E9">
        <w:rPr>
          <w:rFonts w:ascii="BBC Reith Sans" w:eastAsia="Times New Roman" w:hAnsi="BBC Reith Sans" w:cs="BBC Reith Sans"/>
          <w:sz w:val="22"/>
          <w:szCs w:val="22"/>
        </w:rPr>
        <w:t>, whether qualifying independent producers or non-qualifying independent producers who fulfil the E</w:t>
      </w:r>
      <w:r w:rsidR="00B071C9" w:rsidRPr="00BB56E9">
        <w:rPr>
          <w:rFonts w:ascii="BBC Reith Sans" w:eastAsia="Times New Roman" w:hAnsi="BBC Reith Sans" w:cs="BBC Reith Sans"/>
          <w:sz w:val="22"/>
          <w:szCs w:val="22"/>
        </w:rPr>
        <w:t>ligibility</w:t>
      </w:r>
      <w:r w:rsidR="00D978EC" w:rsidRPr="00BB56E9">
        <w:rPr>
          <w:rFonts w:ascii="BBC Reith Sans" w:eastAsia="Times New Roman" w:hAnsi="BBC Reith Sans" w:cs="BBC Reith Sans"/>
          <w:sz w:val="22"/>
          <w:szCs w:val="22"/>
        </w:rPr>
        <w:t xml:space="preserve"> Criteria</w:t>
      </w:r>
      <w:r w:rsidR="1B14A593" w:rsidRPr="00BB56E9">
        <w:rPr>
          <w:rFonts w:ascii="BBC Reith Sans" w:eastAsia="Times New Roman" w:hAnsi="BBC Reith Sans" w:cs="BBC Reith Sans"/>
          <w:sz w:val="22"/>
          <w:szCs w:val="22"/>
        </w:rPr>
        <w:t xml:space="preserve">. </w:t>
      </w:r>
      <w:r w:rsidR="00745570" w:rsidRPr="00BB56E9">
        <w:rPr>
          <w:rFonts w:ascii="BBC Reith Sans" w:eastAsia="Times New Roman" w:hAnsi="BBC Reith Sans" w:cs="BBC Reith Sans"/>
          <w:sz w:val="22"/>
          <w:szCs w:val="22"/>
        </w:rPr>
        <w:t xml:space="preserve"> </w:t>
      </w:r>
    </w:p>
    <w:p w14:paraId="28AA02A7" w14:textId="0A442DEF" w:rsidR="008F6407" w:rsidRPr="00BB56E9" w:rsidRDefault="00D978EC" w:rsidP="00B835FC">
      <w:pPr>
        <w:pStyle w:val="Heading3"/>
      </w:pPr>
      <w:bookmarkStart w:id="20" w:name="_Toc175153509"/>
      <w:r w:rsidRPr="00BB56E9">
        <w:t>Editorial Brief</w:t>
      </w:r>
      <w:bookmarkEnd w:id="20"/>
      <w:r w:rsidRPr="00BB56E9">
        <w:t xml:space="preserve"> </w:t>
      </w:r>
    </w:p>
    <w:p w14:paraId="11D02E13" w14:textId="4E44DFCA" w:rsidR="008F6407" w:rsidRPr="00BB56E9" w:rsidRDefault="008F6407" w:rsidP="008F6407">
      <w:pPr>
        <w:spacing w:line="276" w:lineRule="atLeast"/>
        <w:rPr>
          <w:rFonts w:ascii="BBC Reith Sans" w:eastAsia="Times New Roman" w:hAnsi="BBC Reith Sans" w:cs="BBC Reith Sans"/>
          <w:color w:val="212121"/>
          <w:sz w:val="22"/>
          <w:szCs w:val="22"/>
          <w:lang w:eastAsia="en-GB"/>
        </w:rPr>
      </w:pPr>
      <w:bookmarkStart w:id="21" w:name="_Hlk196816920"/>
      <w:r w:rsidRPr="00BB56E9">
        <w:rPr>
          <w:rFonts w:ascii="BBC Reith Sans" w:eastAsia="Times New Roman" w:hAnsi="BBC Reith Sans" w:cs="BBC Reith Sans"/>
          <w:b/>
          <w:bCs/>
          <w:color w:val="212121"/>
          <w:sz w:val="22"/>
          <w:szCs w:val="22"/>
          <w:lang w:eastAsia="en-GB"/>
        </w:rPr>
        <w:t>Doctor Who</w:t>
      </w:r>
      <w:r w:rsidRPr="00BB56E9">
        <w:rPr>
          <w:rFonts w:ascii="BBC Reith Sans" w:eastAsia="Times New Roman" w:hAnsi="BBC Reith Sans" w:cs="BBC Reith Sans"/>
          <w:color w:val="212121"/>
          <w:sz w:val="22"/>
          <w:szCs w:val="22"/>
          <w:lang w:eastAsia="en-GB"/>
        </w:rPr>
        <w:t xml:space="preserve"> is an iconic character with a </w:t>
      </w:r>
      <w:proofErr w:type="gramStart"/>
      <w:r w:rsidRPr="00BB56E9">
        <w:rPr>
          <w:rFonts w:ascii="BBC Reith Sans" w:eastAsia="Times New Roman" w:hAnsi="BBC Reith Sans" w:cs="BBC Reith Sans"/>
          <w:color w:val="212121"/>
          <w:sz w:val="22"/>
          <w:szCs w:val="22"/>
          <w:lang w:eastAsia="en-GB"/>
        </w:rPr>
        <w:t>60 year</w:t>
      </w:r>
      <w:proofErr w:type="gramEnd"/>
      <w:r w:rsidRPr="00BB56E9">
        <w:rPr>
          <w:rFonts w:ascii="BBC Reith Sans" w:eastAsia="Times New Roman" w:hAnsi="BBC Reith Sans" w:cs="BBC Reith Sans"/>
          <w:color w:val="212121"/>
          <w:sz w:val="22"/>
          <w:szCs w:val="22"/>
          <w:lang w:eastAsia="en-GB"/>
        </w:rPr>
        <w:t xml:space="preserve"> history within British TV and culture, who is also known around the world. In addition to the flagship live-action series there have also been many </w:t>
      </w:r>
      <w:r w:rsidR="00B92DCF" w:rsidRPr="00BB56E9">
        <w:rPr>
          <w:rFonts w:ascii="BBC Reith Sans" w:eastAsia="Times New Roman" w:hAnsi="BBC Reith Sans" w:cs="BBC Reith Sans"/>
          <w:color w:val="212121"/>
          <w:sz w:val="22"/>
          <w:szCs w:val="22"/>
          <w:lang w:eastAsia="en-GB"/>
        </w:rPr>
        <w:t xml:space="preserve">Whoniverse extensions </w:t>
      </w:r>
      <w:r w:rsidRPr="00BB56E9">
        <w:rPr>
          <w:rFonts w:ascii="BBC Reith Sans" w:eastAsia="Times New Roman" w:hAnsi="BBC Reith Sans" w:cs="BBC Reith Sans"/>
          <w:color w:val="212121"/>
          <w:sz w:val="22"/>
          <w:szCs w:val="22"/>
          <w:lang w:eastAsia="en-GB"/>
        </w:rPr>
        <w:t xml:space="preserve">for both core audiences and those of a different demographic including </w:t>
      </w:r>
      <w:r w:rsidRPr="00BB56E9">
        <w:rPr>
          <w:rFonts w:ascii="BBC Reith Sans" w:eastAsia="Times New Roman" w:hAnsi="BBC Reith Sans" w:cs="BBC Reith Sans"/>
          <w:b/>
          <w:bCs/>
          <w:color w:val="212121"/>
          <w:sz w:val="22"/>
          <w:szCs w:val="22"/>
          <w:lang w:eastAsia="en-GB"/>
        </w:rPr>
        <w:t>Class</w:t>
      </w:r>
      <w:r w:rsidRPr="00BB56E9">
        <w:rPr>
          <w:rFonts w:ascii="BBC Reith Sans" w:eastAsia="Times New Roman" w:hAnsi="BBC Reith Sans" w:cs="BBC Reith Sans"/>
          <w:color w:val="212121"/>
          <w:sz w:val="22"/>
          <w:szCs w:val="22"/>
          <w:lang w:eastAsia="en-GB"/>
        </w:rPr>
        <w:t xml:space="preserve"> for BBC</w:t>
      </w:r>
      <w:r w:rsidR="00E51704" w:rsidRPr="00BB56E9">
        <w:rPr>
          <w:rFonts w:ascii="BBC Reith Sans" w:eastAsia="Times New Roman" w:hAnsi="BBC Reith Sans" w:cs="BBC Reith Sans"/>
          <w:color w:val="212121"/>
          <w:sz w:val="22"/>
          <w:szCs w:val="22"/>
          <w:lang w:eastAsia="en-GB"/>
        </w:rPr>
        <w:t xml:space="preserve"> Three</w:t>
      </w:r>
      <w:r w:rsidRPr="00BB56E9">
        <w:rPr>
          <w:rFonts w:ascii="BBC Reith Sans" w:eastAsia="Times New Roman" w:hAnsi="BBC Reith Sans" w:cs="BBC Reith Sans"/>
          <w:color w:val="212121"/>
          <w:sz w:val="22"/>
          <w:szCs w:val="22"/>
          <w:lang w:eastAsia="en-GB"/>
        </w:rPr>
        <w:t xml:space="preserve"> and </w:t>
      </w:r>
      <w:r w:rsidRPr="00BB56E9">
        <w:rPr>
          <w:rFonts w:ascii="BBC Reith Sans" w:eastAsia="Times New Roman" w:hAnsi="BBC Reith Sans" w:cs="BBC Reith Sans"/>
          <w:b/>
          <w:bCs/>
          <w:color w:val="212121"/>
          <w:sz w:val="22"/>
          <w:szCs w:val="22"/>
          <w:lang w:eastAsia="en-GB"/>
        </w:rPr>
        <w:t>The Sarah Jane Adventures</w:t>
      </w:r>
      <w:r w:rsidRPr="00BB56E9">
        <w:rPr>
          <w:rFonts w:ascii="BBC Reith Sans" w:eastAsia="Times New Roman" w:hAnsi="BBC Reith Sans" w:cs="BBC Reith Sans"/>
          <w:color w:val="212121"/>
          <w:sz w:val="22"/>
          <w:szCs w:val="22"/>
          <w:lang w:eastAsia="en-GB"/>
        </w:rPr>
        <w:t xml:space="preserve"> for CBBC.  </w:t>
      </w:r>
    </w:p>
    <w:p w14:paraId="398E4181" w14:textId="77777777" w:rsidR="008F6407" w:rsidRPr="00BB56E9" w:rsidRDefault="008F6407" w:rsidP="008F6407">
      <w:pPr>
        <w:spacing w:line="276" w:lineRule="atLeast"/>
        <w:rPr>
          <w:rFonts w:ascii="BBC Reith Sans" w:eastAsia="Times New Roman" w:hAnsi="BBC Reith Sans" w:cs="BBC Reith Sans"/>
          <w:color w:val="212121"/>
          <w:sz w:val="22"/>
          <w:szCs w:val="22"/>
          <w:lang w:eastAsia="en-GB"/>
        </w:rPr>
      </w:pPr>
    </w:p>
    <w:p w14:paraId="3DF3806C" w14:textId="4B59FBD9" w:rsidR="008F6407" w:rsidRPr="00BB56E9" w:rsidRDefault="008F6407" w:rsidP="007864AC">
      <w:pPr>
        <w:spacing w:line="276" w:lineRule="atLeast"/>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color w:val="212121"/>
          <w:sz w:val="22"/>
          <w:szCs w:val="22"/>
          <w:lang w:eastAsia="en-GB"/>
        </w:rPr>
        <w:t xml:space="preserve">We are commissioning a new animated </w:t>
      </w:r>
      <w:r w:rsidRPr="00BB56E9">
        <w:rPr>
          <w:rFonts w:ascii="BBC Reith Sans" w:eastAsia="Times New Roman" w:hAnsi="BBC Reith Sans" w:cs="BBC Reith Sans"/>
          <w:b/>
          <w:bCs/>
          <w:color w:val="212121"/>
          <w:sz w:val="22"/>
          <w:szCs w:val="22"/>
          <w:lang w:eastAsia="en-GB"/>
        </w:rPr>
        <w:t>Doctor Who</w:t>
      </w:r>
      <w:r w:rsidRPr="00BB56E9">
        <w:rPr>
          <w:rFonts w:ascii="BBC Reith Sans" w:eastAsia="Times New Roman" w:hAnsi="BBC Reith Sans" w:cs="BBC Reith Sans"/>
          <w:color w:val="212121"/>
          <w:sz w:val="22"/>
          <w:szCs w:val="22"/>
          <w:lang w:eastAsia="en-GB"/>
        </w:rPr>
        <w:t xml:space="preserve"> series for CBeebies.</w:t>
      </w:r>
      <w:r w:rsidR="007864AC" w:rsidRPr="00BB56E9">
        <w:rPr>
          <w:rFonts w:ascii="BBC Reith Sans" w:eastAsia="Times New Roman" w:hAnsi="BBC Reith Sans" w:cs="BBC Reith Sans"/>
          <w:color w:val="212121"/>
          <w:sz w:val="22"/>
          <w:szCs w:val="22"/>
          <w:lang w:eastAsia="en-GB"/>
        </w:rPr>
        <w:t xml:space="preserve">   </w:t>
      </w:r>
      <w:r w:rsidRPr="00BB56E9">
        <w:rPr>
          <w:rFonts w:ascii="BBC Reith Sans" w:eastAsia="Times New Roman" w:hAnsi="BBC Reith Sans" w:cs="BBC Reith Sans"/>
          <w:color w:val="212121"/>
          <w:sz w:val="22"/>
          <w:szCs w:val="22"/>
          <w:lang w:eastAsia="en-GB"/>
        </w:rPr>
        <w:t xml:space="preserve">This interpretation of </w:t>
      </w:r>
      <w:r w:rsidRPr="00BB56E9">
        <w:rPr>
          <w:rFonts w:ascii="BBC Reith Sans" w:eastAsia="Times New Roman" w:hAnsi="BBC Reith Sans" w:cs="BBC Reith Sans"/>
          <w:b/>
          <w:bCs/>
          <w:color w:val="212121"/>
          <w:sz w:val="22"/>
          <w:szCs w:val="22"/>
          <w:lang w:eastAsia="en-GB"/>
        </w:rPr>
        <w:t>Doctor Who</w:t>
      </w:r>
      <w:r w:rsidRPr="00BB56E9">
        <w:rPr>
          <w:rFonts w:ascii="BBC Reith Sans" w:eastAsia="Times New Roman" w:hAnsi="BBC Reith Sans" w:cs="BBC Reith Sans"/>
          <w:color w:val="212121"/>
          <w:sz w:val="22"/>
          <w:szCs w:val="22"/>
          <w:lang w:eastAsia="en-GB"/>
        </w:rPr>
        <w:t xml:space="preserve"> should be appropriate for the CBeebies audience.  We are </w:t>
      </w:r>
      <w:proofErr w:type="gramStart"/>
      <w:r w:rsidRPr="00BB56E9">
        <w:rPr>
          <w:rFonts w:ascii="BBC Reith Sans" w:eastAsia="Times New Roman" w:hAnsi="BBC Reith Sans" w:cs="BBC Reith Sans"/>
          <w:color w:val="212121"/>
          <w:sz w:val="22"/>
          <w:szCs w:val="22"/>
          <w:lang w:eastAsia="en-GB"/>
        </w:rPr>
        <w:t xml:space="preserve">keen  </w:t>
      </w:r>
      <w:r w:rsidR="00890A3B" w:rsidRPr="00BB56E9">
        <w:rPr>
          <w:rFonts w:ascii="BBC Reith Sans" w:eastAsia="Times New Roman" w:hAnsi="BBC Reith Sans" w:cs="BBC Reith Sans"/>
          <w:color w:val="212121"/>
          <w:sz w:val="22"/>
          <w:szCs w:val="22"/>
          <w:lang w:eastAsia="en-GB"/>
        </w:rPr>
        <w:t>to</w:t>
      </w:r>
      <w:proofErr w:type="gramEnd"/>
      <w:r w:rsidR="00890A3B" w:rsidRPr="00BB56E9">
        <w:rPr>
          <w:rFonts w:ascii="BBC Reith Sans" w:eastAsia="Times New Roman" w:hAnsi="BBC Reith Sans" w:cs="BBC Reith Sans"/>
          <w:color w:val="212121"/>
          <w:sz w:val="22"/>
          <w:szCs w:val="22"/>
          <w:lang w:eastAsia="en-GB"/>
        </w:rPr>
        <w:t xml:space="preserve"> </w:t>
      </w:r>
      <w:r w:rsidRPr="00BB56E9">
        <w:rPr>
          <w:rFonts w:ascii="BBC Reith Sans" w:eastAsia="Times New Roman" w:hAnsi="BBC Reith Sans" w:cs="BBC Reith Sans"/>
          <w:color w:val="212121"/>
          <w:sz w:val="22"/>
          <w:szCs w:val="22"/>
          <w:lang w:eastAsia="en-GB"/>
        </w:rPr>
        <w:t>retain the following attributes</w:t>
      </w:r>
      <w:r w:rsidR="0077747D" w:rsidRPr="00BB56E9">
        <w:rPr>
          <w:rFonts w:ascii="BBC Reith Sans" w:eastAsia="Times New Roman" w:hAnsi="BBC Reith Sans" w:cs="BBC Reith Sans"/>
          <w:color w:val="212121"/>
          <w:sz w:val="22"/>
          <w:szCs w:val="22"/>
          <w:lang w:eastAsia="en-GB"/>
        </w:rPr>
        <w:t xml:space="preserve">.  </w:t>
      </w:r>
      <w:r w:rsidR="00890A3B" w:rsidRPr="00BB56E9">
        <w:rPr>
          <w:rFonts w:ascii="BBC Reith Sans" w:eastAsia="Times New Roman" w:hAnsi="BBC Reith Sans" w:cs="BBC Reith Sans"/>
          <w:color w:val="212121"/>
          <w:sz w:val="22"/>
          <w:szCs w:val="22"/>
          <w:lang w:eastAsia="en-GB"/>
        </w:rPr>
        <w:t xml:space="preserve">The </w:t>
      </w:r>
      <w:proofErr w:type="gramStart"/>
      <w:r w:rsidR="00890A3B" w:rsidRPr="00BB56E9">
        <w:rPr>
          <w:rFonts w:ascii="BBC Reith Sans" w:eastAsia="Times New Roman" w:hAnsi="BBC Reith Sans" w:cs="BBC Reith Sans"/>
          <w:color w:val="212121"/>
          <w:sz w:val="22"/>
          <w:szCs w:val="22"/>
          <w:lang w:eastAsia="en-GB"/>
        </w:rPr>
        <w:t>Doctor:-</w:t>
      </w:r>
      <w:proofErr w:type="gramEnd"/>
      <w:r w:rsidR="00890A3B" w:rsidRPr="00BB56E9">
        <w:rPr>
          <w:rFonts w:ascii="BBC Reith Sans" w:eastAsia="Times New Roman" w:hAnsi="BBC Reith Sans" w:cs="BBC Reith Sans"/>
          <w:color w:val="212121"/>
          <w:sz w:val="22"/>
          <w:szCs w:val="22"/>
          <w:lang w:eastAsia="en-GB"/>
        </w:rPr>
        <w:t xml:space="preserve"> </w:t>
      </w:r>
    </w:p>
    <w:p w14:paraId="419277D7" w14:textId="77777777" w:rsidR="008F6407" w:rsidRPr="00BB56E9" w:rsidRDefault="008F6407" w:rsidP="008F6407">
      <w:p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color w:val="212121"/>
          <w:sz w:val="22"/>
          <w:szCs w:val="22"/>
          <w:lang w:eastAsia="en-GB"/>
        </w:rPr>
        <w:lastRenderedPageBreak/>
        <w:t> </w:t>
      </w:r>
    </w:p>
    <w:p w14:paraId="2B0C4D52" w14:textId="6586975E" w:rsidR="008F6407" w:rsidRPr="00BB56E9" w:rsidRDefault="00A44D04" w:rsidP="008F6407">
      <w:pPr>
        <w:numPr>
          <w:ilvl w:val="0"/>
          <w:numId w:val="96"/>
        </w:num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sz w:val="22"/>
          <w:szCs w:val="22"/>
          <w:lang w:eastAsia="en-GB"/>
        </w:rPr>
        <w:t xml:space="preserve">is </w:t>
      </w:r>
      <w:r w:rsidR="008F6407" w:rsidRPr="00BB56E9">
        <w:rPr>
          <w:rFonts w:ascii="BBC Reith Sans" w:eastAsia="Times New Roman" w:hAnsi="BBC Reith Sans" w:cs="BBC Reith Sans"/>
          <w:sz w:val="22"/>
          <w:szCs w:val="22"/>
          <w:lang w:eastAsia="en-GB"/>
        </w:rPr>
        <w:t>hugely intelligent, especially with scientific knowledge </w:t>
      </w:r>
    </w:p>
    <w:p w14:paraId="11FF10F1" w14:textId="10FA3EFE" w:rsidR="008F6407" w:rsidRPr="00BB56E9" w:rsidRDefault="00A44D04" w:rsidP="008F6407">
      <w:pPr>
        <w:numPr>
          <w:ilvl w:val="0"/>
          <w:numId w:val="96"/>
        </w:num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sz w:val="22"/>
          <w:szCs w:val="22"/>
          <w:lang w:eastAsia="en-GB"/>
        </w:rPr>
        <w:t xml:space="preserve">is </w:t>
      </w:r>
      <w:r w:rsidR="008F6407" w:rsidRPr="00BB56E9">
        <w:rPr>
          <w:rFonts w:ascii="BBC Reith Sans" w:eastAsia="Times New Roman" w:hAnsi="BBC Reith Sans" w:cs="BBC Reith Sans"/>
          <w:sz w:val="22"/>
          <w:szCs w:val="22"/>
          <w:lang w:eastAsia="en-GB"/>
        </w:rPr>
        <w:t>aspirational for our audience</w:t>
      </w:r>
    </w:p>
    <w:p w14:paraId="0139B257" w14:textId="013F726E" w:rsidR="008F6407" w:rsidRPr="00BB56E9" w:rsidRDefault="008F6407" w:rsidP="008F6407">
      <w:pPr>
        <w:numPr>
          <w:ilvl w:val="0"/>
          <w:numId w:val="96"/>
        </w:num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sz w:val="22"/>
          <w:szCs w:val="22"/>
          <w:lang w:eastAsia="en-GB"/>
        </w:rPr>
        <w:t>travels through time and space saving individuals, civilisations, and planets </w:t>
      </w:r>
    </w:p>
    <w:p w14:paraId="1D7B5D58" w14:textId="61006EA1" w:rsidR="008F6407" w:rsidRPr="00BB56E9" w:rsidRDefault="00F13CB4" w:rsidP="008F6407">
      <w:pPr>
        <w:numPr>
          <w:ilvl w:val="0"/>
          <w:numId w:val="96"/>
        </w:num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sz w:val="22"/>
          <w:szCs w:val="22"/>
          <w:lang w:eastAsia="en-GB"/>
        </w:rPr>
        <w:t xml:space="preserve">is </w:t>
      </w:r>
      <w:r w:rsidR="008F6407" w:rsidRPr="00BB56E9">
        <w:rPr>
          <w:rFonts w:ascii="BBC Reith Sans" w:eastAsia="Times New Roman" w:hAnsi="BBC Reith Sans" w:cs="BBC Reith Sans"/>
          <w:sz w:val="22"/>
          <w:szCs w:val="22"/>
          <w:lang w:eastAsia="en-GB"/>
        </w:rPr>
        <w:t>an alien with two hearts from the planet Gallifrey</w:t>
      </w:r>
    </w:p>
    <w:p w14:paraId="20B8B31E" w14:textId="375FED97" w:rsidR="008F6407" w:rsidRPr="00BB56E9" w:rsidRDefault="008F6407" w:rsidP="008F6407">
      <w:pPr>
        <w:numPr>
          <w:ilvl w:val="0"/>
          <w:numId w:val="96"/>
        </w:num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sz w:val="22"/>
          <w:szCs w:val="22"/>
          <w:lang w:eastAsia="en-GB"/>
        </w:rPr>
        <w:t>has a strong moral compass</w:t>
      </w:r>
    </w:p>
    <w:p w14:paraId="68BC4313" w14:textId="0C0A6C6C" w:rsidR="008F6407" w:rsidRPr="00BB56E9" w:rsidRDefault="008F6407" w:rsidP="008F6407">
      <w:pPr>
        <w:numPr>
          <w:ilvl w:val="0"/>
          <w:numId w:val="96"/>
        </w:num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sz w:val="22"/>
          <w:szCs w:val="22"/>
          <w:lang w:eastAsia="en-GB"/>
        </w:rPr>
        <w:t>avoids physical combat, relying on intelligence, humour, and diplomacy to resolve conflicts</w:t>
      </w:r>
      <w:r w:rsidRPr="00BB56E9">
        <w:rPr>
          <w:rFonts w:ascii="BBC Reith Sans" w:hAnsi="BBC Reith Sans" w:cs="BBC Reith Sans"/>
          <w:color w:val="7030A0"/>
          <w:sz w:val="22"/>
          <w:szCs w:val="22"/>
        </w:rPr>
        <w:t xml:space="preserve">  </w:t>
      </w:r>
    </w:p>
    <w:p w14:paraId="196628CD" w14:textId="561F87D3" w:rsidR="008F6407" w:rsidRPr="00BB56E9" w:rsidRDefault="00890A3B" w:rsidP="008F6407">
      <w:pPr>
        <w:numPr>
          <w:ilvl w:val="0"/>
          <w:numId w:val="96"/>
        </w:num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sz w:val="22"/>
          <w:szCs w:val="22"/>
          <w:lang w:eastAsia="en-GB"/>
        </w:rPr>
        <w:t xml:space="preserve">has a </w:t>
      </w:r>
      <w:r w:rsidR="008F6407" w:rsidRPr="00BB56E9">
        <w:rPr>
          <w:rFonts w:ascii="BBC Reith Sans" w:eastAsia="Times New Roman" w:hAnsi="BBC Reith Sans" w:cs="BBC Reith Sans"/>
          <w:sz w:val="22"/>
          <w:szCs w:val="22"/>
          <w:lang w:eastAsia="en-GB"/>
        </w:rPr>
        <w:t xml:space="preserve">TARDIS and </w:t>
      </w:r>
      <w:r w:rsidRPr="00BB56E9">
        <w:rPr>
          <w:rFonts w:ascii="BBC Reith Sans" w:eastAsia="Times New Roman" w:hAnsi="BBC Reith Sans" w:cs="BBC Reith Sans"/>
          <w:sz w:val="22"/>
          <w:szCs w:val="22"/>
          <w:lang w:eastAsia="en-GB"/>
        </w:rPr>
        <w:t xml:space="preserve">a </w:t>
      </w:r>
      <w:r w:rsidR="008F6407" w:rsidRPr="00BB56E9">
        <w:rPr>
          <w:rFonts w:ascii="BBC Reith Sans" w:eastAsia="Times New Roman" w:hAnsi="BBC Reith Sans" w:cs="BBC Reith Sans"/>
          <w:sz w:val="22"/>
          <w:szCs w:val="22"/>
          <w:lang w:eastAsia="en-GB"/>
        </w:rPr>
        <w:t xml:space="preserve">Sonic Screwdriver </w:t>
      </w:r>
      <w:r w:rsidRPr="00BB56E9">
        <w:rPr>
          <w:rFonts w:ascii="BBC Reith Sans" w:eastAsia="Times New Roman" w:hAnsi="BBC Reith Sans" w:cs="BBC Reith Sans"/>
          <w:sz w:val="22"/>
          <w:szCs w:val="22"/>
          <w:lang w:eastAsia="en-GB"/>
        </w:rPr>
        <w:t xml:space="preserve">which </w:t>
      </w:r>
      <w:r w:rsidR="008F6407" w:rsidRPr="00BB56E9">
        <w:rPr>
          <w:rFonts w:ascii="BBC Reith Sans" w:eastAsia="Times New Roman" w:hAnsi="BBC Reith Sans" w:cs="BBC Reith Sans"/>
          <w:sz w:val="22"/>
          <w:szCs w:val="22"/>
          <w:lang w:eastAsia="en-GB"/>
        </w:rPr>
        <w:t>should feature in the series </w:t>
      </w:r>
    </w:p>
    <w:p w14:paraId="7F380A0C" w14:textId="77777777" w:rsidR="008F6407" w:rsidRPr="00BB56E9" w:rsidRDefault="008F6407" w:rsidP="008F6407">
      <w:p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color w:val="212121"/>
          <w:sz w:val="22"/>
          <w:szCs w:val="22"/>
          <w:lang w:eastAsia="en-GB"/>
        </w:rPr>
        <w:t> </w:t>
      </w:r>
    </w:p>
    <w:p w14:paraId="23E67CCD" w14:textId="173D343D" w:rsidR="008F6407" w:rsidRPr="00BB56E9" w:rsidRDefault="008F6407" w:rsidP="008F6407">
      <w:pPr>
        <w:rPr>
          <w:rFonts w:ascii="BBC Reith Sans" w:eastAsia="Times New Roman" w:hAnsi="BBC Reith Sans" w:cs="BBC Reith Sans"/>
          <w:color w:val="000000" w:themeColor="text1"/>
          <w:sz w:val="22"/>
          <w:szCs w:val="22"/>
          <w:lang w:eastAsia="en-GB"/>
        </w:rPr>
      </w:pPr>
      <w:r w:rsidRPr="00BB56E9">
        <w:rPr>
          <w:rFonts w:ascii="BBC Reith Sans" w:hAnsi="BBC Reith Sans" w:cs="BBC Reith Sans"/>
          <w:color w:val="000000" w:themeColor="text1"/>
          <w:sz w:val="22"/>
          <w:szCs w:val="22"/>
        </w:rPr>
        <w:t xml:space="preserve">The Doctor will attract a range of friendly and relatable companions who join </w:t>
      </w:r>
      <w:r w:rsidR="00A27485" w:rsidRPr="00BB56E9">
        <w:rPr>
          <w:rFonts w:ascii="BBC Reith Sans" w:hAnsi="BBC Reith Sans" w:cs="BBC Reith Sans"/>
          <w:color w:val="000000" w:themeColor="text1"/>
          <w:sz w:val="22"/>
          <w:szCs w:val="22"/>
        </w:rPr>
        <w:t xml:space="preserve">in on the </w:t>
      </w:r>
      <w:r w:rsidRPr="00BB56E9">
        <w:rPr>
          <w:rFonts w:ascii="BBC Reith Sans" w:hAnsi="BBC Reith Sans" w:cs="BBC Reith Sans"/>
          <w:color w:val="000000" w:themeColor="text1"/>
          <w:sz w:val="22"/>
          <w:szCs w:val="22"/>
        </w:rPr>
        <w:t>adventures and provide additional points of view as they collectively solve problems.</w:t>
      </w:r>
    </w:p>
    <w:p w14:paraId="5C4E837C" w14:textId="77777777" w:rsidR="008F6407" w:rsidRPr="00BB56E9" w:rsidRDefault="008F6407" w:rsidP="008F6407">
      <w:pPr>
        <w:rPr>
          <w:rFonts w:ascii="BBC Reith Sans" w:eastAsia="Times New Roman" w:hAnsi="BBC Reith Sans" w:cs="BBC Reith Sans"/>
          <w:color w:val="212121"/>
          <w:sz w:val="22"/>
          <w:szCs w:val="22"/>
          <w:lang w:eastAsia="en-GB"/>
        </w:rPr>
      </w:pPr>
    </w:p>
    <w:p w14:paraId="4B172308" w14:textId="365E8EB4" w:rsidR="008F6407" w:rsidRPr="00BB56E9" w:rsidRDefault="008F6407" w:rsidP="008F6407">
      <w:p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color w:val="212121"/>
          <w:sz w:val="22"/>
          <w:szCs w:val="22"/>
          <w:lang w:eastAsia="en-GB"/>
        </w:rPr>
        <w:t xml:space="preserve">It also wouldn’t be </w:t>
      </w:r>
      <w:r w:rsidRPr="00BB56E9">
        <w:rPr>
          <w:rFonts w:ascii="BBC Reith Sans" w:eastAsia="Times New Roman" w:hAnsi="BBC Reith Sans" w:cs="BBC Reith Sans"/>
          <w:b/>
          <w:bCs/>
          <w:color w:val="212121"/>
          <w:sz w:val="22"/>
          <w:szCs w:val="22"/>
          <w:lang w:eastAsia="en-GB"/>
        </w:rPr>
        <w:t>Doctor Who</w:t>
      </w:r>
      <w:r w:rsidRPr="00BB56E9">
        <w:rPr>
          <w:rFonts w:ascii="BBC Reith Sans" w:eastAsia="Times New Roman" w:hAnsi="BBC Reith Sans" w:cs="BBC Reith Sans"/>
          <w:color w:val="212121"/>
          <w:sz w:val="22"/>
          <w:szCs w:val="22"/>
          <w:lang w:eastAsia="en-GB"/>
        </w:rPr>
        <w:t xml:space="preserve"> without villains and monsters, but these should be more mischievous or bumbling, rather than menacing, and provide the Doctor with challenges that can be overcome in a non-threatening way.  A list </w:t>
      </w:r>
      <w:r w:rsidR="00D0068C" w:rsidRPr="00BB56E9">
        <w:rPr>
          <w:rFonts w:ascii="BBC Reith Sans" w:eastAsia="Times New Roman" w:hAnsi="BBC Reith Sans" w:cs="BBC Reith Sans"/>
          <w:color w:val="212121"/>
          <w:sz w:val="22"/>
          <w:szCs w:val="22"/>
          <w:lang w:eastAsia="en-GB"/>
        </w:rPr>
        <w:t xml:space="preserve">of existing villains and foes for you to choose from </w:t>
      </w:r>
      <w:r w:rsidRPr="00BB56E9">
        <w:rPr>
          <w:rFonts w:ascii="BBC Reith Sans" w:eastAsia="Times New Roman" w:hAnsi="BBC Reith Sans" w:cs="BBC Reith Sans"/>
          <w:color w:val="212121"/>
          <w:sz w:val="22"/>
          <w:szCs w:val="22"/>
          <w:lang w:eastAsia="en-GB"/>
        </w:rPr>
        <w:t>will be provided to suppliers who register to pitch.</w:t>
      </w:r>
    </w:p>
    <w:p w14:paraId="51A7D4D4" w14:textId="77777777" w:rsidR="008F6407" w:rsidRPr="00BB56E9" w:rsidRDefault="008F6407" w:rsidP="008F6407">
      <w:pPr>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color w:val="212121"/>
          <w:sz w:val="22"/>
          <w:szCs w:val="22"/>
          <w:lang w:eastAsia="en-GB"/>
        </w:rPr>
        <w:t> </w:t>
      </w:r>
    </w:p>
    <w:p w14:paraId="2E9CAA93" w14:textId="75EAFE29" w:rsidR="008F6407" w:rsidRPr="00BB56E9" w:rsidRDefault="008F6407" w:rsidP="008F6407">
      <w:pPr>
        <w:spacing w:line="276" w:lineRule="atLeast"/>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color w:val="212121"/>
          <w:sz w:val="22"/>
          <w:szCs w:val="22"/>
          <w:lang w:eastAsia="en-GB"/>
        </w:rPr>
        <w:t xml:space="preserve">We are open to your vision of animation style – or styles – that allow you to bring </w:t>
      </w:r>
      <w:r w:rsidRPr="00BB56E9">
        <w:rPr>
          <w:rFonts w:ascii="BBC Reith Sans" w:eastAsia="Times New Roman" w:hAnsi="BBC Reith Sans" w:cs="BBC Reith Sans"/>
          <w:b/>
          <w:bCs/>
          <w:color w:val="212121"/>
          <w:sz w:val="22"/>
          <w:szCs w:val="22"/>
          <w:lang w:eastAsia="en-GB"/>
        </w:rPr>
        <w:t>Doctor Who</w:t>
      </w:r>
      <w:r w:rsidRPr="00BB56E9">
        <w:rPr>
          <w:rFonts w:ascii="BBC Reith Sans" w:eastAsia="Times New Roman" w:hAnsi="BBC Reith Sans" w:cs="BBC Reith Sans"/>
          <w:color w:val="212121"/>
          <w:sz w:val="22"/>
          <w:szCs w:val="22"/>
          <w:lang w:eastAsia="en-GB"/>
        </w:rPr>
        <w:t xml:space="preserve"> to life for a younger audience of 4- to 6-year-olds.  </w:t>
      </w:r>
      <w:r w:rsidR="001C04EB" w:rsidRPr="00BB56E9">
        <w:rPr>
          <w:rFonts w:ascii="BBC Reith Sans" w:eastAsia="Times New Roman" w:hAnsi="BBC Reith Sans" w:cs="BBC Reith Sans"/>
          <w:color w:val="212121"/>
          <w:sz w:val="22"/>
          <w:szCs w:val="22"/>
          <w:lang w:eastAsia="en-GB"/>
        </w:rPr>
        <w:t xml:space="preserve">The order is for 52 x 11’ episodes but we are open to exploring 2-parters where this would benefit the narrative.  </w:t>
      </w:r>
      <w:r w:rsidR="0017155A" w:rsidRPr="00BB56E9">
        <w:rPr>
          <w:rFonts w:ascii="BBC Reith Sans" w:eastAsia="Times New Roman" w:hAnsi="BBC Reith Sans" w:cs="BBC Reith Sans"/>
          <w:color w:val="212121"/>
          <w:sz w:val="22"/>
          <w:szCs w:val="22"/>
          <w:lang w:eastAsia="en-GB"/>
        </w:rPr>
        <w:t xml:space="preserve">When developing your proposal please </w:t>
      </w:r>
      <w:r w:rsidR="001C04EB" w:rsidRPr="00BB56E9">
        <w:rPr>
          <w:rFonts w:ascii="BBC Reith Sans" w:eastAsia="Times New Roman" w:hAnsi="BBC Reith Sans" w:cs="BBC Reith Sans"/>
          <w:color w:val="212121"/>
          <w:sz w:val="22"/>
          <w:szCs w:val="22"/>
          <w:lang w:eastAsia="en-GB"/>
        </w:rPr>
        <w:t xml:space="preserve">also </w:t>
      </w:r>
      <w:r w:rsidR="0017155A" w:rsidRPr="00BB56E9">
        <w:rPr>
          <w:rFonts w:ascii="BBC Reith Sans" w:eastAsia="Times New Roman" w:hAnsi="BBC Reith Sans" w:cs="BBC Reith Sans"/>
          <w:color w:val="212121"/>
          <w:sz w:val="22"/>
          <w:szCs w:val="22"/>
          <w:lang w:eastAsia="en-GB"/>
        </w:rPr>
        <w:t xml:space="preserve">consider additional </w:t>
      </w:r>
      <w:r w:rsidR="00D0068C" w:rsidRPr="00BB56E9">
        <w:rPr>
          <w:rFonts w:ascii="BBC Reith Sans" w:eastAsia="Times New Roman" w:hAnsi="BBC Reith Sans" w:cs="BBC Reith Sans"/>
          <w:color w:val="212121"/>
          <w:sz w:val="22"/>
          <w:szCs w:val="22"/>
          <w:lang w:eastAsia="en-GB"/>
        </w:rPr>
        <w:t>suggestions for new ways to engage the audience and strengthen brand loyalty.</w:t>
      </w:r>
    </w:p>
    <w:p w14:paraId="20F49C79" w14:textId="77777777" w:rsidR="008F6407" w:rsidRPr="00BB56E9" w:rsidRDefault="008F6407" w:rsidP="008F6407">
      <w:pPr>
        <w:spacing w:line="276" w:lineRule="atLeast"/>
        <w:rPr>
          <w:rFonts w:ascii="BBC Reith Sans" w:eastAsia="Times New Roman" w:hAnsi="BBC Reith Sans" w:cs="BBC Reith Sans"/>
          <w:color w:val="212121"/>
          <w:sz w:val="22"/>
          <w:szCs w:val="22"/>
          <w:lang w:eastAsia="en-GB"/>
        </w:rPr>
      </w:pPr>
    </w:p>
    <w:p w14:paraId="68324CD1" w14:textId="2E3DA578" w:rsidR="008848E8" w:rsidRPr="00BB56E9" w:rsidRDefault="008F6407" w:rsidP="00AF0297">
      <w:pPr>
        <w:spacing w:line="276" w:lineRule="atLeast"/>
        <w:rPr>
          <w:rFonts w:ascii="BBC Reith Sans" w:eastAsia="Times New Roman" w:hAnsi="BBC Reith Sans" w:cs="BBC Reith Sans"/>
          <w:color w:val="212121"/>
          <w:sz w:val="22"/>
          <w:szCs w:val="22"/>
          <w:lang w:eastAsia="en-GB"/>
        </w:rPr>
      </w:pPr>
      <w:r w:rsidRPr="00BB56E9">
        <w:rPr>
          <w:rFonts w:ascii="BBC Reith Sans" w:eastAsia="Times New Roman" w:hAnsi="BBC Reith Sans" w:cs="BBC Reith Sans"/>
          <w:color w:val="212121"/>
          <w:sz w:val="22"/>
          <w:szCs w:val="22"/>
          <w:lang w:eastAsia="en-GB"/>
        </w:rPr>
        <w:t xml:space="preserve">We are looking for creative and talented producers who are passionate about </w:t>
      </w:r>
      <w:r w:rsidRPr="00BB56E9">
        <w:rPr>
          <w:rFonts w:ascii="BBC Reith Sans" w:eastAsia="Times New Roman" w:hAnsi="BBC Reith Sans" w:cs="BBC Reith Sans"/>
          <w:b/>
          <w:bCs/>
          <w:color w:val="212121"/>
          <w:sz w:val="22"/>
          <w:szCs w:val="22"/>
          <w:lang w:eastAsia="en-GB"/>
        </w:rPr>
        <w:t>Doctor Who</w:t>
      </w:r>
      <w:r w:rsidRPr="00BB56E9">
        <w:rPr>
          <w:rFonts w:ascii="BBC Reith Sans" w:eastAsia="Times New Roman" w:hAnsi="BBC Reith Sans" w:cs="BBC Reith Sans"/>
          <w:color w:val="212121"/>
          <w:sz w:val="22"/>
          <w:szCs w:val="22"/>
          <w:lang w:eastAsia="en-GB"/>
        </w:rPr>
        <w:t xml:space="preserve"> and can re-envision the character and world for a younger audience.  The stories should be simple, adventurous, and energetic with empowering messages woven seamlessly into the plot.  Moral lessons and educational themes could also be introduced, but never to the detriment of fun, action, and age-appropriate humour. </w:t>
      </w:r>
      <w:bookmarkEnd w:id="21"/>
    </w:p>
    <w:p w14:paraId="2170A8D2" w14:textId="3F124C9E" w:rsidR="00CE6AB1" w:rsidRPr="00BB56E9" w:rsidRDefault="00130A0D" w:rsidP="00B835FC">
      <w:pPr>
        <w:pStyle w:val="Heading3"/>
      </w:pPr>
      <w:bookmarkStart w:id="22" w:name="_Toc173780925"/>
      <w:bookmarkStart w:id="23" w:name="_Toc173780956"/>
      <w:bookmarkStart w:id="24" w:name="_Toc173782758"/>
      <w:bookmarkStart w:id="25" w:name="_Toc173783315"/>
      <w:bookmarkStart w:id="26" w:name="_Toc173783656"/>
      <w:bookmarkStart w:id="27" w:name="_Toc173784054"/>
      <w:bookmarkStart w:id="28" w:name="_Toc173784146"/>
      <w:bookmarkStart w:id="29" w:name="_Toc173784220"/>
      <w:bookmarkStart w:id="30" w:name="_Toc175153510"/>
      <w:bookmarkEnd w:id="22"/>
      <w:bookmarkEnd w:id="23"/>
      <w:bookmarkEnd w:id="24"/>
      <w:bookmarkEnd w:id="25"/>
      <w:bookmarkEnd w:id="26"/>
      <w:bookmarkEnd w:id="27"/>
      <w:bookmarkEnd w:id="28"/>
      <w:bookmarkEnd w:id="29"/>
      <w:r w:rsidRPr="00BB56E9">
        <w:t>The Evaluation Team</w:t>
      </w:r>
      <w:bookmarkEnd w:id="30"/>
    </w:p>
    <w:p w14:paraId="5CEF1969" w14:textId="4DBAEE80" w:rsidR="00120AEB" w:rsidRPr="00BB56E9" w:rsidRDefault="00120AEB" w:rsidP="00C573A4">
      <w:pPr>
        <w:pStyle w:val="AlisonsBodyStyle"/>
        <w:rPr>
          <w:rFonts w:ascii="BBC Reith Sans" w:hAnsi="BBC Reith Sans" w:cs="BBC Reith Sans"/>
          <w:sz w:val="22"/>
          <w:szCs w:val="22"/>
          <w:lang w:val="en-GB"/>
        </w:rPr>
      </w:pPr>
      <w:r w:rsidRPr="00BB56E9">
        <w:rPr>
          <w:rFonts w:ascii="BBC Reith Sans" w:hAnsi="BBC Reith Sans" w:cs="BBC Reith Sans"/>
          <w:sz w:val="22"/>
          <w:szCs w:val="22"/>
          <w:lang w:val="en-GB"/>
        </w:rPr>
        <w:t xml:space="preserve">The following people </w:t>
      </w:r>
      <w:r w:rsidR="00B071C9" w:rsidRPr="00BB56E9">
        <w:rPr>
          <w:rFonts w:ascii="BBC Reith Sans" w:hAnsi="BBC Reith Sans" w:cs="BBC Reith Sans"/>
          <w:sz w:val="22"/>
          <w:szCs w:val="22"/>
          <w:lang w:val="en-GB"/>
        </w:rPr>
        <w:t>will</w:t>
      </w:r>
      <w:r w:rsidRPr="00BB56E9">
        <w:rPr>
          <w:rFonts w:ascii="BBC Reith Sans" w:hAnsi="BBC Reith Sans" w:cs="BBC Reith Sans"/>
          <w:sz w:val="22"/>
          <w:szCs w:val="22"/>
          <w:lang w:val="en-GB"/>
        </w:rPr>
        <w:t xml:space="preserve"> be involved in evaluating your submission </w:t>
      </w:r>
      <w:r w:rsidR="00AD442F" w:rsidRPr="00BB56E9">
        <w:rPr>
          <w:rFonts w:ascii="BBC Reith Sans" w:hAnsi="BBC Reith Sans" w:cs="BBC Reith Sans"/>
          <w:sz w:val="22"/>
          <w:szCs w:val="22"/>
          <w:lang w:val="en-GB"/>
        </w:rPr>
        <w:t>for the BBC</w:t>
      </w:r>
      <w:r w:rsidRPr="00BB56E9">
        <w:rPr>
          <w:rFonts w:ascii="BBC Reith Sans" w:hAnsi="BBC Reith Sans" w:cs="BBC Reith Sans"/>
          <w:sz w:val="22"/>
          <w:szCs w:val="22"/>
          <w:lang w:val="en-GB"/>
        </w:rPr>
        <w:t xml:space="preserve">: </w:t>
      </w:r>
    </w:p>
    <w:p w14:paraId="7E209690" w14:textId="2B1164F3" w:rsidR="006729C2" w:rsidRPr="00BB56E9" w:rsidRDefault="008F29F4" w:rsidP="00402C2B">
      <w:pPr>
        <w:pStyle w:val="AlisonsBodyStyle"/>
        <w:numPr>
          <w:ilvl w:val="0"/>
          <w:numId w:val="50"/>
        </w:numPr>
        <w:spacing w:before="60" w:after="60"/>
        <w:ind w:left="567" w:hanging="210"/>
        <w:rPr>
          <w:rFonts w:ascii="BBC Reith Sans" w:hAnsi="BBC Reith Sans" w:cs="BBC Reith Sans"/>
          <w:sz w:val="22"/>
          <w:szCs w:val="22"/>
          <w:lang w:val="en-GB"/>
        </w:rPr>
      </w:pPr>
      <w:r w:rsidRPr="00BB56E9">
        <w:rPr>
          <w:rFonts w:ascii="BBC Reith Sans" w:hAnsi="BBC Reith Sans" w:cs="BBC Reith Sans"/>
          <w:b/>
          <w:bCs/>
          <w:i/>
          <w:iCs/>
          <w:sz w:val="22"/>
          <w:szCs w:val="22"/>
          <w:lang w:val="en-GB"/>
        </w:rPr>
        <w:t>Kate Morton</w:t>
      </w:r>
      <w:r w:rsidRPr="00BB56E9">
        <w:rPr>
          <w:rFonts w:ascii="BBC Reith Sans" w:hAnsi="BBC Reith Sans" w:cs="BBC Reith Sans"/>
          <w:sz w:val="22"/>
          <w:szCs w:val="22"/>
          <w:lang w:val="en-GB"/>
        </w:rPr>
        <w:t xml:space="preserve"> – </w:t>
      </w:r>
      <w:r w:rsidR="00BB7A34" w:rsidRPr="00BB56E9">
        <w:rPr>
          <w:rFonts w:ascii="BBC Reith Sans" w:hAnsi="BBC Reith Sans" w:cs="BBC Reith Sans"/>
          <w:sz w:val="22"/>
          <w:szCs w:val="22"/>
          <w:lang w:val="en-GB"/>
        </w:rPr>
        <w:t xml:space="preserve">Senior Head of Children’s </w:t>
      </w:r>
      <w:r w:rsidRPr="00BB56E9">
        <w:rPr>
          <w:rFonts w:ascii="BBC Reith Sans" w:hAnsi="BBC Reith Sans" w:cs="BBC Reith Sans"/>
          <w:sz w:val="22"/>
          <w:szCs w:val="22"/>
          <w:lang w:val="en-GB"/>
        </w:rPr>
        <w:t>Commission</w:t>
      </w:r>
      <w:r w:rsidR="00BB7A34" w:rsidRPr="00BB56E9">
        <w:rPr>
          <w:rFonts w:ascii="BBC Reith Sans" w:hAnsi="BBC Reith Sans" w:cs="BBC Reith Sans"/>
          <w:sz w:val="22"/>
          <w:szCs w:val="22"/>
          <w:lang w:val="en-GB"/>
        </w:rPr>
        <w:t>ing and Acquisitions</w:t>
      </w:r>
      <w:r w:rsidRPr="00BB56E9">
        <w:rPr>
          <w:rFonts w:ascii="BBC Reith Sans" w:hAnsi="BBC Reith Sans" w:cs="BBC Reith Sans"/>
          <w:sz w:val="22"/>
          <w:szCs w:val="22"/>
          <w:lang w:val="en-GB"/>
        </w:rPr>
        <w:t xml:space="preserve"> 0-6</w:t>
      </w:r>
    </w:p>
    <w:p w14:paraId="74E85BCE" w14:textId="555A88FB" w:rsidR="008F29F4" w:rsidRPr="00BB56E9" w:rsidRDefault="005A72C3" w:rsidP="00402C2B">
      <w:pPr>
        <w:pStyle w:val="AlisonsBodyStyle"/>
        <w:numPr>
          <w:ilvl w:val="0"/>
          <w:numId w:val="50"/>
        </w:numPr>
        <w:spacing w:before="60" w:after="60"/>
        <w:ind w:left="567" w:hanging="210"/>
        <w:rPr>
          <w:rFonts w:ascii="BBC Reith Sans" w:hAnsi="BBC Reith Sans" w:cs="BBC Reith Sans"/>
          <w:i/>
          <w:iCs/>
          <w:sz w:val="22"/>
          <w:szCs w:val="22"/>
          <w:lang w:val="en-GB"/>
        </w:rPr>
      </w:pPr>
      <w:r w:rsidRPr="00BB56E9">
        <w:rPr>
          <w:rFonts w:ascii="BBC Reith Sans" w:hAnsi="BBC Reith Sans" w:cs="BBC Reith Sans"/>
          <w:b/>
          <w:bCs/>
          <w:i/>
          <w:iCs/>
          <w:sz w:val="22"/>
          <w:szCs w:val="22"/>
          <w:lang w:val="en-GB"/>
        </w:rPr>
        <w:t>Beth Gard</w:t>
      </w:r>
      <w:r w:rsidR="00BB7A34" w:rsidRPr="00BB56E9">
        <w:rPr>
          <w:rFonts w:ascii="BBC Reith Sans" w:hAnsi="BBC Reith Sans" w:cs="BBC Reith Sans"/>
          <w:b/>
          <w:bCs/>
          <w:i/>
          <w:iCs/>
          <w:sz w:val="22"/>
          <w:szCs w:val="22"/>
          <w:lang w:val="en-GB"/>
        </w:rPr>
        <w:t>i</w:t>
      </w:r>
      <w:r w:rsidRPr="00BB56E9">
        <w:rPr>
          <w:rFonts w:ascii="BBC Reith Sans" w:hAnsi="BBC Reith Sans" w:cs="BBC Reith Sans"/>
          <w:b/>
          <w:bCs/>
          <w:i/>
          <w:iCs/>
          <w:sz w:val="22"/>
          <w:szCs w:val="22"/>
          <w:lang w:val="en-GB"/>
        </w:rPr>
        <w:t>ner</w:t>
      </w:r>
      <w:r w:rsidR="00E62ED2" w:rsidRPr="00BB56E9">
        <w:rPr>
          <w:rFonts w:ascii="BBC Reith Sans" w:hAnsi="BBC Reith Sans" w:cs="BBC Reith Sans"/>
          <w:i/>
          <w:iCs/>
          <w:sz w:val="22"/>
          <w:szCs w:val="22"/>
          <w:lang w:val="en-GB"/>
        </w:rPr>
        <w:t xml:space="preserve"> </w:t>
      </w:r>
      <w:r w:rsidR="00D72781" w:rsidRPr="00BB56E9">
        <w:rPr>
          <w:rFonts w:ascii="BBC Reith Sans" w:hAnsi="BBC Reith Sans" w:cs="BBC Reith Sans"/>
          <w:i/>
          <w:iCs/>
          <w:sz w:val="22"/>
          <w:szCs w:val="22"/>
          <w:lang w:val="en-GB"/>
        </w:rPr>
        <w:t>–</w:t>
      </w:r>
      <w:r w:rsidR="00E62ED2" w:rsidRPr="00BB56E9">
        <w:rPr>
          <w:rFonts w:ascii="BBC Reith Sans" w:hAnsi="BBC Reith Sans" w:cs="BBC Reith Sans"/>
          <w:i/>
          <w:iCs/>
          <w:sz w:val="22"/>
          <w:szCs w:val="22"/>
          <w:lang w:val="en-GB"/>
        </w:rPr>
        <w:t xml:space="preserve"> </w:t>
      </w:r>
      <w:r w:rsidR="00D72781" w:rsidRPr="00BB56E9">
        <w:rPr>
          <w:rFonts w:ascii="BBC Reith Sans" w:hAnsi="BBC Reith Sans" w:cs="BBC Reith Sans"/>
          <w:sz w:val="22"/>
          <w:szCs w:val="22"/>
          <w:lang w:val="en-GB"/>
        </w:rPr>
        <w:t>Commissioning E</w:t>
      </w:r>
      <w:r w:rsidR="00BB7A34" w:rsidRPr="00BB56E9">
        <w:rPr>
          <w:rFonts w:ascii="BBC Reith Sans" w:hAnsi="BBC Reith Sans" w:cs="BBC Reith Sans"/>
          <w:sz w:val="22"/>
          <w:szCs w:val="22"/>
          <w:lang w:val="en-GB"/>
        </w:rPr>
        <w:t>ditor</w:t>
      </w:r>
      <w:r w:rsidR="00D72781" w:rsidRPr="00BB56E9">
        <w:rPr>
          <w:rFonts w:ascii="BBC Reith Sans" w:hAnsi="BBC Reith Sans" w:cs="BBC Reith Sans"/>
          <w:sz w:val="22"/>
          <w:szCs w:val="22"/>
          <w:lang w:val="en-GB"/>
        </w:rPr>
        <w:t xml:space="preserve"> 0-6</w:t>
      </w:r>
    </w:p>
    <w:p w14:paraId="223CD400" w14:textId="7ADBB3D0" w:rsidR="00D72781" w:rsidRPr="00BB56E9" w:rsidRDefault="008900A8" w:rsidP="00402C2B">
      <w:pPr>
        <w:pStyle w:val="AlisonsBodyStyle"/>
        <w:numPr>
          <w:ilvl w:val="0"/>
          <w:numId w:val="50"/>
        </w:numPr>
        <w:spacing w:before="60" w:after="60"/>
        <w:ind w:left="567" w:hanging="210"/>
        <w:rPr>
          <w:rFonts w:ascii="BBC Reith Sans" w:hAnsi="BBC Reith Sans" w:cs="BBC Reith Sans"/>
          <w:i/>
          <w:iCs/>
          <w:sz w:val="22"/>
          <w:szCs w:val="22"/>
          <w:lang w:val="en-GB"/>
        </w:rPr>
      </w:pPr>
      <w:r w:rsidRPr="00BB56E9">
        <w:rPr>
          <w:rFonts w:ascii="BBC Reith Sans" w:hAnsi="BBC Reith Sans" w:cs="BBC Reith Sans"/>
          <w:b/>
          <w:bCs/>
          <w:i/>
          <w:iCs/>
          <w:sz w:val="22"/>
          <w:szCs w:val="22"/>
          <w:lang w:val="en-GB"/>
        </w:rPr>
        <w:t>Lesley Bailey</w:t>
      </w:r>
      <w:r w:rsidR="00D72781" w:rsidRPr="00BB56E9">
        <w:rPr>
          <w:rFonts w:ascii="BBC Reith Sans" w:hAnsi="BBC Reith Sans" w:cs="BBC Reith Sans"/>
          <w:i/>
          <w:iCs/>
          <w:sz w:val="22"/>
          <w:szCs w:val="22"/>
          <w:lang w:val="en-GB"/>
        </w:rPr>
        <w:t xml:space="preserve"> </w:t>
      </w:r>
      <w:r w:rsidR="008B39A6" w:rsidRPr="00BB56E9">
        <w:rPr>
          <w:rFonts w:ascii="BBC Reith Sans" w:hAnsi="BBC Reith Sans" w:cs="BBC Reith Sans"/>
          <w:i/>
          <w:iCs/>
          <w:sz w:val="22"/>
          <w:szCs w:val="22"/>
          <w:lang w:val="en-GB"/>
        </w:rPr>
        <w:t>–</w:t>
      </w:r>
      <w:r w:rsidR="00D72781" w:rsidRPr="00BB56E9">
        <w:rPr>
          <w:rFonts w:ascii="BBC Reith Sans" w:hAnsi="BBC Reith Sans" w:cs="BBC Reith Sans"/>
          <w:i/>
          <w:iCs/>
          <w:sz w:val="22"/>
          <w:szCs w:val="22"/>
          <w:lang w:val="en-GB"/>
        </w:rPr>
        <w:t xml:space="preserve"> </w:t>
      </w:r>
      <w:r w:rsidRPr="00BB56E9">
        <w:rPr>
          <w:rFonts w:ascii="BBC Reith Sans" w:hAnsi="BBC Reith Sans" w:cs="BBC Reith Sans"/>
          <w:sz w:val="22"/>
          <w:szCs w:val="22"/>
          <w:lang w:val="en-GB"/>
        </w:rPr>
        <w:t>Head of Franchise Brands, BBC Content</w:t>
      </w:r>
    </w:p>
    <w:p w14:paraId="15778397" w14:textId="184D4553" w:rsidR="00AD442F" w:rsidRPr="00BB56E9" w:rsidRDefault="00AD442F" w:rsidP="00402C2B">
      <w:pPr>
        <w:pStyle w:val="AlisonsBodyStyle"/>
        <w:numPr>
          <w:ilvl w:val="0"/>
          <w:numId w:val="50"/>
        </w:numPr>
        <w:spacing w:before="60" w:after="60"/>
        <w:ind w:left="567" w:hanging="210"/>
        <w:rPr>
          <w:rFonts w:ascii="BBC Reith Sans" w:hAnsi="BBC Reith Sans" w:cs="BBC Reith Sans"/>
          <w:i/>
          <w:iCs/>
          <w:sz w:val="22"/>
          <w:szCs w:val="22"/>
          <w:lang w:val="en-GB"/>
        </w:rPr>
      </w:pPr>
      <w:r w:rsidRPr="00BB56E9">
        <w:rPr>
          <w:rFonts w:ascii="BBC Reith Sans" w:hAnsi="BBC Reith Sans" w:cs="BBC Reith Sans"/>
          <w:b/>
          <w:bCs/>
          <w:i/>
          <w:iCs/>
          <w:sz w:val="22"/>
          <w:szCs w:val="22"/>
          <w:lang w:val="en-GB"/>
        </w:rPr>
        <w:t>J</w:t>
      </w:r>
      <w:r w:rsidR="008F29F4" w:rsidRPr="00BB56E9">
        <w:rPr>
          <w:rFonts w:ascii="BBC Reith Sans" w:hAnsi="BBC Reith Sans" w:cs="BBC Reith Sans"/>
          <w:b/>
          <w:bCs/>
          <w:i/>
          <w:iCs/>
          <w:sz w:val="22"/>
          <w:szCs w:val="22"/>
          <w:lang w:val="en-GB"/>
        </w:rPr>
        <w:t>o Wheatcroft</w:t>
      </w:r>
      <w:r w:rsidR="00EA3527" w:rsidRPr="00BB56E9">
        <w:rPr>
          <w:rFonts w:ascii="BBC Reith Sans" w:hAnsi="BBC Reith Sans" w:cs="BBC Reith Sans"/>
          <w:i/>
          <w:iCs/>
          <w:sz w:val="22"/>
          <w:szCs w:val="22"/>
          <w:lang w:val="en-GB"/>
        </w:rPr>
        <w:t xml:space="preserve"> - </w:t>
      </w:r>
      <w:r w:rsidRPr="00BB56E9">
        <w:rPr>
          <w:rFonts w:ascii="BBC Reith Sans" w:hAnsi="BBC Reith Sans" w:cs="BBC Reith Sans"/>
          <w:sz w:val="22"/>
          <w:szCs w:val="22"/>
          <w:lang w:val="en-GB"/>
        </w:rPr>
        <w:t xml:space="preserve">Business </w:t>
      </w:r>
      <w:r w:rsidR="008F29F4" w:rsidRPr="00BB56E9">
        <w:rPr>
          <w:rFonts w:ascii="BBC Reith Sans" w:hAnsi="BBC Reith Sans" w:cs="BBC Reith Sans"/>
          <w:sz w:val="22"/>
          <w:szCs w:val="22"/>
          <w:lang w:val="en-GB"/>
        </w:rPr>
        <w:t>Partner, Children’s &amp; Education</w:t>
      </w:r>
      <w:r w:rsidRPr="00BB56E9">
        <w:rPr>
          <w:rFonts w:ascii="BBC Reith Sans" w:hAnsi="BBC Reith Sans" w:cs="BBC Reith Sans"/>
          <w:i/>
          <w:iCs/>
          <w:sz w:val="22"/>
          <w:szCs w:val="22"/>
          <w:lang w:val="en-GB"/>
        </w:rPr>
        <w:t xml:space="preserve"> </w:t>
      </w:r>
    </w:p>
    <w:p w14:paraId="24FFF6F2" w14:textId="1DCE0978" w:rsidR="00AD442F" w:rsidRPr="00BB56E9" w:rsidRDefault="008129BA" w:rsidP="00402C2B">
      <w:pPr>
        <w:pStyle w:val="AlisonsBodyStyle"/>
        <w:numPr>
          <w:ilvl w:val="0"/>
          <w:numId w:val="50"/>
        </w:numPr>
        <w:spacing w:before="60" w:after="240"/>
        <w:ind w:left="567" w:hanging="210"/>
        <w:rPr>
          <w:rFonts w:ascii="BBC Reith Sans" w:hAnsi="BBC Reith Sans" w:cs="BBC Reith Sans"/>
          <w:i/>
          <w:iCs/>
          <w:sz w:val="22"/>
          <w:szCs w:val="22"/>
          <w:lang w:val="en-GB"/>
        </w:rPr>
      </w:pPr>
      <w:r w:rsidRPr="00BB56E9">
        <w:rPr>
          <w:rFonts w:ascii="BBC Reith Sans" w:hAnsi="BBC Reith Sans" w:cs="BBC Reith Sans"/>
          <w:b/>
          <w:bCs/>
          <w:i/>
          <w:iCs/>
          <w:color w:val="000000" w:themeColor="text1"/>
          <w:sz w:val="22"/>
          <w:szCs w:val="22"/>
          <w:lang w:val="en-GB"/>
        </w:rPr>
        <w:t>Yinka Akano</w:t>
      </w:r>
      <w:r w:rsidR="00981FC6" w:rsidRPr="00BB56E9">
        <w:rPr>
          <w:rFonts w:ascii="BBC Reith Sans" w:hAnsi="BBC Reith Sans" w:cs="BBC Reith Sans"/>
          <w:b/>
          <w:bCs/>
          <w:i/>
          <w:iCs/>
          <w:sz w:val="22"/>
          <w:szCs w:val="22"/>
          <w:lang w:val="en-GB"/>
        </w:rPr>
        <w:t xml:space="preserve"> </w:t>
      </w:r>
      <w:r w:rsidR="00EA3527" w:rsidRPr="00BB56E9">
        <w:rPr>
          <w:rFonts w:ascii="BBC Reith Sans" w:hAnsi="BBC Reith Sans" w:cs="BBC Reith Sans"/>
          <w:b/>
          <w:bCs/>
          <w:i/>
          <w:iCs/>
          <w:sz w:val="22"/>
          <w:szCs w:val="22"/>
          <w:lang w:val="en-GB"/>
        </w:rPr>
        <w:t>-</w:t>
      </w:r>
      <w:r w:rsidR="00EA3527" w:rsidRPr="00BB56E9">
        <w:rPr>
          <w:rFonts w:ascii="BBC Reith Sans" w:hAnsi="BBC Reith Sans" w:cs="BBC Reith Sans"/>
          <w:i/>
          <w:iCs/>
          <w:sz w:val="22"/>
          <w:szCs w:val="22"/>
          <w:lang w:val="en-GB"/>
        </w:rPr>
        <w:t xml:space="preserve"> </w:t>
      </w:r>
      <w:r w:rsidR="00AD442F" w:rsidRPr="00BB56E9">
        <w:rPr>
          <w:rFonts w:ascii="BBC Reith Sans" w:hAnsi="BBC Reith Sans" w:cs="BBC Reith Sans"/>
          <w:sz w:val="22"/>
          <w:szCs w:val="22"/>
          <w:lang w:val="en-GB"/>
        </w:rPr>
        <w:t>Commercial Rights and Business Affairs Manager</w:t>
      </w:r>
    </w:p>
    <w:p w14:paraId="52772E90" w14:textId="1CC0EF52" w:rsidR="00D547C2" w:rsidRPr="00BB56E9" w:rsidRDefault="00D547C2" w:rsidP="00C573A4">
      <w:pPr>
        <w:pStyle w:val="xxxxmsonormal"/>
        <w:spacing w:after="120"/>
        <w:jc w:val="both"/>
        <w:rPr>
          <w:rFonts w:ascii="BBC Reith Sans" w:hAnsi="BBC Reith Sans" w:cs="BBC Reith Sans"/>
        </w:rPr>
      </w:pPr>
      <w:r w:rsidRPr="00D746A6">
        <w:rPr>
          <w:rFonts w:ascii="BBC Reith Sans" w:hAnsi="BBC Reith Sans" w:cs="BBC Reith Sans"/>
        </w:rPr>
        <w:t xml:space="preserve">The process will be run using the BBC’s online portal for similar initiatives and </w:t>
      </w:r>
      <w:r w:rsidR="00936310" w:rsidRPr="00D746A6">
        <w:rPr>
          <w:rFonts w:ascii="BBC Reith Sans" w:hAnsi="BBC Reith Sans" w:cs="BBC Reith Sans"/>
        </w:rPr>
        <w:t>i</w:t>
      </w:r>
      <w:r w:rsidRPr="00D746A6">
        <w:rPr>
          <w:rFonts w:ascii="BBC Reith Sans" w:hAnsi="BBC Reith Sans" w:cs="BBC Reith Sans"/>
        </w:rPr>
        <w:t xml:space="preserve">nterested </w:t>
      </w:r>
      <w:r w:rsidR="00BB706A" w:rsidRPr="00D746A6">
        <w:rPr>
          <w:rFonts w:ascii="BBC Reith Sans" w:hAnsi="BBC Reith Sans" w:cs="BBC Reith Sans"/>
        </w:rPr>
        <w:t xml:space="preserve">producers </w:t>
      </w:r>
      <w:r w:rsidRPr="00D746A6">
        <w:rPr>
          <w:rFonts w:ascii="BBC Reith Sans" w:hAnsi="BBC Reith Sans" w:cs="BBC Reith Sans"/>
        </w:rPr>
        <w:t xml:space="preserve">will need to register on </w:t>
      </w:r>
      <w:r w:rsidR="00BB706A" w:rsidRPr="00D746A6">
        <w:rPr>
          <w:rFonts w:ascii="BBC Reith Sans" w:hAnsi="BBC Reith Sans" w:cs="BBC Reith Sans"/>
        </w:rPr>
        <w:t xml:space="preserve">this </w:t>
      </w:r>
      <w:r w:rsidRPr="00D746A6">
        <w:rPr>
          <w:rFonts w:ascii="BBC Reith Sans" w:hAnsi="BBC Reith Sans" w:cs="BBC Reith Sans"/>
        </w:rPr>
        <w:t xml:space="preserve">portal </w:t>
      </w:r>
      <w:hyperlink r:id="rId12">
        <w:r w:rsidR="002457FD" w:rsidRPr="00D746A6">
          <w:rPr>
            <w:rStyle w:val="Hyperlink"/>
            <w:rFonts w:ascii="BBC Reith Sans" w:hAnsi="BBC Reith Sans" w:cs="BBC Reith Sans"/>
            <w:sz w:val="22"/>
          </w:rPr>
          <w:t>Bravo Solution</w:t>
        </w:r>
      </w:hyperlink>
      <w:r w:rsidR="002457FD" w:rsidRPr="00D746A6">
        <w:rPr>
          <w:rFonts w:ascii="BBC Reith Sans" w:hAnsi="BBC Reith Sans" w:cs="BBC Reith Sans"/>
        </w:rPr>
        <w:t xml:space="preserve"> </w:t>
      </w:r>
      <w:r w:rsidRPr="00D746A6">
        <w:rPr>
          <w:rFonts w:ascii="BBC Reith Sans" w:hAnsi="BBC Reith Sans" w:cs="BBC Reith Sans"/>
        </w:rPr>
        <w:t xml:space="preserve">in order to submit their responses and communicate with the BBC.   </w:t>
      </w:r>
      <w:r w:rsidR="004629B5" w:rsidRPr="00D746A6">
        <w:rPr>
          <w:rFonts w:ascii="BBC Reith Sans" w:hAnsi="BBC Reith Sans" w:cs="BBC Reith Sans"/>
        </w:rPr>
        <w:t>Instructions on how to sign up for Bravo are here:</w:t>
      </w:r>
      <w:r w:rsidR="003D4BCF" w:rsidRPr="00D746A6">
        <w:rPr>
          <w:rFonts w:ascii="BBC Reith Sans" w:hAnsi="BBC Reith Sans" w:cs="BBC Reith Sans"/>
        </w:rPr>
        <w:t xml:space="preserve"> </w:t>
      </w:r>
      <w:hyperlink r:id="rId13" w:history="1">
        <w:r w:rsidR="00745570" w:rsidRPr="00D746A6">
          <w:rPr>
            <w:rStyle w:val="Hyperlink"/>
            <w:rFonts w:ascii="BBC Reith Sans" w:hAnsi="BBC Reith Sans" w:cs="BBC Reith Sans"/>
            <w:sz w:val="22"/>
          </w:rPr>
          <w:t>Bravo User Guide documen</w:t>
        </w:r>
        <w:r w:rsidR="00D122EE" w:rsidRPr="00D746A6">
          <w:rPr>
            <w:rStyle w:val="Hyperlink"/>
            <w:rFonts w:ascii="BBC Reith Sans" w:hAnsi="BBC Reith Sans" w:cs="BBC Reith Sans"/>
            <w:sz w:val="22"/>
          </w:rPr>
          <w:t>t (Word)</w:t>
        </w:r>
      </w:hyperlink>
      <w:r w:rsidR="00745570" w:rsidRPr="00D746A6">
        <w:rPr>
          <w:rFonts w:ascii="BBC Reith Sans" w:hAnsi="BBC Reith Sans" w:cs="BBC Reith Sans"/>
        </w:rPr>
        <w:t>.</w:t>
      </w:r>
      <w:r w:rsidR="003D4BCF" w:rsidRPr="00BB56E9">
        <w:rPr>
          <w:rFonts w:ascii="BBC Reith Sans" w:hAnsi="BBC Reith Sans" w:cs="BBC Reith Sans"/>
        </w:rPr>
        <w:t xml:space="preserve"> </w:t>
      </w:r>
    </w:p>
    <w:p w14:paraId="0BA7142F" w14:textId="19595880" w:rsidR="002A2839" w:rsidRPr="00BB56E9" w:rsidRDefault="00D547C2" w:rsidP="00C573A4">
      <w:pPr>
        <w:pStyle w:val="xxxxmsonormal"/>
        <w:spacing w:after="120"/>
        <w:jc w:val="both"/>
        <w:rPr>
          <w:rFonts w:ascii="BBC Reith Sans" w:hAnsi="BBC Reith Sans" w:cs="BBC Reith Sans"/>
        </w:rPr>
      </w:pPr>
      <w:r w:rsidRPr="00BB56E9">
        <w:rPr>
          <w:rFonts w:ascii="BBC Reith Sans" w:hAnsi="BBC Reith Sans" w:cs="BBC Reith Sans"/>
        </w:rPr>
        <w:t>The process</w:t>
      </w:r>
      <w:r w:rsidR="002A2839" w:rsidRPr="00BB56E9">
        <w:rPr>
          <w:rFonts w:ascii="BBC Reith Sans" w:hAnsi="BBC Reith Sans" w:cs="BBC Reith Sans"/>
        </w:rPr>
        <w:t xml:space="preserve"> </w:t>
      </w:r>
      <w:r w:rsidRPr="00BB56E9">
        <w:rPr>
          <w:rFonts w:ascii="BBC Reith Sans" w:hAnsi="BBC Reith Sans" w:cs="BBC Reith Sans"/>
        </w:rPr>
        <w:t xml:space="preserve">will be overseen by </w:t>
      </w:r>
      <w:r w:rsidR="0077747D" w:rsidRPr="00BB56E9">
        <w:rPr>
          <w:rFonts w:ascii="BBC Reith Sans" w:hAnsi="BBC Reith Sans" w:cs="BBC Reith Sans"/>
          <w:b/>
          <w:bCs/>
        </w:rPr>
        <w:t>Raluca Albu</w:t>
      </w:r>
      <w:r w:rsidR="0077747D" w:rsidRPr="00BB56E9">
        <w:rPr>
          <w:rFonts w:ascii="BBC Reith Sans" w:hAnsi="BBC Reith Sans" w:cs="BBC Reith Sans"/>
        </w:rPr>
        <w:t xml:space="preserve">, </w:t>
      </w:r>
      <w:r w:rsidRPr="00BB56E9">
        <w:rPr>
          <w:rFonts w:ascii="BBC Reith Sans" w:hAnsi="BBC Reith Sans" w:cs="BBC Reith Sans"/>
        </w:rPr>
        <w:t xml:space="preserve">Senior Procurement Manager.  </w:t>
      </w:r>
    </w:p>
    <w:p w14:paraId="7DEB80E7" w14:textId="108D6446" w:rsidR="00844AFF" w:rsidRPr="00BB56E9" w:rsidRDefault="005B36CD" w:rsidP="00C573A4">
      <w:pPr>
        <w:spacing w:after="180"/>
        <w:jc w:val="both"/>
        <w:rPr>
          <w:rFonts w:ascii="BBC Reith Sans" w:eastAsia="Tw Cen MT" w:hAnsi="BBC Reith Sans" w:cs="BBC Reith Sans"/>
          <w:kern w:val="24"/>
          <w:sz w:val="22"/>
          <w:szCs w:val="22"/>
          <w:lang w:eastAsia="ja-JP"/>
        </w:rPr>
      </w:pPr>
      <w:r w:rsidRPr="00BB56E9">
        <w:rPr>
          <w:rFonts w:ascii="BBC Reith Sans" w:eastAsia="Tw Cen MT" w:hAnsi="BBC Reith Sans" w:cs="BBC Reith Sans"/>
          <w:kern w:val="24"/>
          <w:sz w:val="22"/>
          <w:szCs w:val="22"/>
          <w:lang w:eastAsia="ja-JP"/>
        </w:rPr>
        <w:t>The Evaluation Team may seek opinion from senior editorial colleagues and other subject matter experts to help inform their decision.</w:t>
      </w:r>
      <w:r w:rsidR="00890A3B" w:rsidRPr="00BB56E9">
        <w:rPr>
          <w:rFonts w:ascii="BBC Reith Sans" w:eastAsia="Tw Cen MT" w:hAnsi="BBC Reith Sans" w:cs="BBC Reith Sans"/>
          <w:kern w:val="24"/>
          <w:sz w:val="22"/>
          <w:szCs w:val="22"/>
          <w:lang w:eastAsia="ja-JP"/>
        </w:rPr>
        <w:t xml:space="preserve">  </w:t>
      </w:r>
    </w:p>
    <w:p w14:paraId="5CEF1973" w14:textId="7D4E848F" w:rsidR="00120AEB" w:rsidRPr="00AD7296" w:rsidRDefault="00120AEB" w:rsidP="00BB56E9">
      <w:pPr>
        <w:pStyle w:val="Heading2"/>
        <w:numPr>
          <w:ilvl w:val="0"/>
          <w:numId w:val="0"/>
        </w:numPr>
        <w:rPr>
          <w:sz w:val="36"/>
          <w:szCs w:val="40"/>
          <w:u w:val="none"/>
        </w:rPr>
      </w:pPr>
      <w:bookmarkStart w:id="31" w:name="_Toc134525064"/>
      <w:bookmarkStart w:id="32" w:name="_Toc175153511"/>
      <w:r w:rsidRPr="00AD7296">
        <w:rPr>
          <w:sz w:val="36"/>
          <w:szCs w:val="40"/>
          <w:u w:val="none"/>
        </w:rPr>
        <w:lastRenderedPageBreak/>
        <w:t>SECTION B:</w:t>
      </w:r>
      <w:r w:rsidR="001F0798" w:rsidRPr="00AD7296">
        <w:rPr>
          <w:sz w:val="36"/>
          <w:szCs w:val="40"/>
          <w:u w:val="none"/>
        </w:rPr>
        <w:tab/>
      </w:r>
      <w:r w:rsidRPr="00AD7296">
        <w:rPr>
          <w:sz w:val="36"/>
          <w:szCs w:val="40"/>
          <w:u w:val="none"/>
        </w:rPr>
        <w:t xml:space="preserve">THE </w:t>
      </w:r>
      <w:r w:rsidR="005939F2" w:rsidRPr="00AD7296">
        <w:rPr>
          <w:sz w:val="36"/>
          <w:szCs w:val="40"/>
          <w:u w:val="none"/>
        </w:rPr>
        <w:t>INVITATION TO PI</w:t>
      </w:r>
      <w:r w:rsidR="00EA3527" w:rsidRPr="00AD7296">
        <w:rPr>
          <w:sz w:val="36"/>
          <w:szCs w:val="40"/>
          <w:u w:val="none"/>
        </w:rPr>
        <w:t>T</w:t>
      </w:r>
      <w:r w:rsidR="005939F2" w:rsidRPr="00AD7296">
        <w:rPr>
          <w:sz w:val="36"/>
          <w:szCs w:val="40"/>
          <w:u w:val="none"/>
        </w:rPr>
        <w:t xml:space="preserve">CH </w:t>
      </w:r>
      <w:r w:rsidRPr="00AD7296">
        <w:rPr>
          <w:sz w:val="36"/>
          <w:szCs w:val="40"/>
          <w:u w:val="none"/>
        </w:rPr>
        <w:t>PROCESS</w:t>
      </w:r>
      <w:bookmarkEnd w:id="31"/>
      <w:bookmarkEnd w:id="32"/>
    </w:p>
    <w:p w14:paraId="24343F30" w14:textId="3C8BD3D0" w:rsidR="00ED139A" w:rsidRPr="00B835FC" w:rsidRDefault="00C41EB3" w:rsidP="00B835FC">
      <w:pPr>
        <w:pStyle w:val="Heading3"/>
        <w:numPr>
          <w:ilvl w:val="7"/>
          <w:numId w:val="1"/>
        </w:numPr>
        <w:ind w:left="357" w:hanging="357"/>
      </w:pPr>
      <w:bookmarkStart w:id="33" w:name="_Toc175153512"/>
      <w:r w:rsidRPr="00B835FC">
        <w:t>Process</w:t>
      </w:r>
      <w:bookmarkEnd w:id="33"/>
      <w:r w:rsidR="00770115" w:rsidRPr="00B835FC">
        <w:t xml:space="preserve"> </w:t>
      </w:r>
    </w:p>
    <w:p w14:paraId="62F31735" w14:textId="53F61FF1" w:rsidR="00192954" w:rsidRPr="00BB56E9" w:rsidRDefault="00192954" w:rsidP="00410AFF">
      <w:pPr>
        <w:spacing w:after="180"/>
        <w:jc w:val="both"/>
        <w:rPr>
          <w:rFonts w:ascii="BBC Reith Sans" w:eastAsia="Tw Cen MT" w:hAnsi="BBC Reith Sans" w:cs="BBC Reith Sans"/>
          <w:kern w:val="24"/>
          <w:lang w:eastAsia="ja-JP"/>
        </w:rPr>
      </w:pPr>
      <w:r w:rsidRPr="00BB56E9">
        <w:rPr>
          <w:rFonts w:ascii="BBC Reith Sans" w:eastAsia="Tw Cen MT" w:hAnsi="BBC Reith Sans" w:cs="BBC Reith Sans"/>
          <w:kern w:val="24"/>
          <w:sz w:val="22"/>
          <w:szCs w:val="22"/>
          <w:lang w:eastAsia="ja-JP"/>
        </w:rPr>
        <w:t>The Invitation to Pitch process consists of the following stages:</w:t>
      </w:r>
    </w:p>
    <w:p w14:paraId="396BDB7C" w14:textId="7E8F528F" w:rsidR="00BA5210" w:rsidRPr="00BB56E9" w:rsidRDefault="00BA5210" w:rsidP="00304F09">
      <w:pPr>
        <w:spacing w:before="240" w:after="120"/>
        <w:ind w:left="709" w:hanging="284"/>
        <w:jc w:val="both"/>
        <w:rPr>
          <w:rFonts w:ascii="BBC Reith Sans" w:hAnsi="BBC Reith Sans" w:cs="BBC Reith Sans"/>
          <w:bCs/>
          <w:color w:val="FF0000"/>
          <w:sz w:val="22"/>
          <w:szCs w:val="22"/>
        </w:rPr>
      </w:pPr>
      <w:r w:rsidRPr="00BB56E9">
        <w:rPr>
          <w:rFonts w:ascii="BBC Reith Sans" w:hAnsi="BBC Reith Sans" w:cs="BBC Reith Sans"/>
          <w:b/>
          <w:i/>
          <w:iCs/>
          <w:sz w:val="22"/>
          <w:szCs w:val="22"/>
        </w:rPr>
        <w:t>1</w:t>
      </w:r>
      <w:r w:rsidR="00C573A4" w:rsidRPr="00BB56E9">
        <w:rPr>
          <w:rFonts w:ascii="BBC Reith Sans" w:hAnsi="BBC Reith Sans" w:cs="BBC Reith Sans"/>
          <w:b/>
          <w:i/>
          <w:iCs/>
          <w:sz w:val="22"/>
          <w:szCs w:val="22"/>
        </w:rPr>
        <w:t xml:space="preserve">. </w:t>
      </w:r>
      <w:r w:rsidRPr="005F2DFA">
        <w:rPr>
          <w:rFonts w:ascii="BBC Reith Sans" w:hAnsi="BBC Reith Sans" w:cs="BBC Reith Sans"/>
          <w:b/>
          <w:sz w:val="22"/>
          <w:szCs w:val="22"/>
        </w:rPr>
        <w:t>Eligibility</w:t>
      </w:r>
      <w:r w:rsidR="00BC4209" w:rsidRPr="005F2DFA">
        <w:rPr>
          <w:rFonts w:ascii="BBC Reith Sans" w:hAnsi="BBC Reith Sans" w:cs="BBC Reith Sans"/>
          <w:b/>
          <w:sz w:val="22"/>
          <w:szCs w:val="22"/>
        </w:rPr>
        <w:t xml:space="preserve"> </w:t>
      </w:r>
      <w:r w:rsidR="0030022B" w:rsidRPr="005F2DFA">
        <w:rPr>
          <w:rFonts w:ascii="BBC Reith Sans" w:hAnsi="BBC Reith Sans" w:cs="BBC Reith Sans"/>
          <w:b/>
          <w:sz w:val="22"/>
          <w:szCs w:val="22"/>
        </w:rPr>
        <w:t xml:space="preserve">and </w:t>
      </w:r>
      <w:r w:rsidR="00192954" w:rsidRPr="005F2DFA">
        <w:rPr>
          <w:rFonts w:ascii="BBC Reith Sans" w:hAnsi="BBC Reith Sans" w:cs="BBC Reith Sans"/>
          <w:b/>
          <w:sz w:val="22"/>
          <w:szCs w:val="22"/>
        </w:rPr>
        <w:t>s</w:t>
      </w:r>
      <w:r w:rsidR="0030022B" w:rsidRPr="005F2DFA">
        <w:rPr>
          <w:rFonts w:ascii="BBC Reith Sans" w:hAnsi="BBC Reith Sans" w:cs="BBC Reith Sans"/>
          <w:b/>
          <w:sz w:val="22"/>
          <w:szCs w:val="22"/>
        </w:rPr>
        <w:t>hort proposal</w:t>
      </w:r>
      <w:r w:rsidR="009C72C2" w:rsidRPr="005F2DFA">
        <w:rPr>
          <w:rFonts w:ascii="BBC Reith Sans" w:hAnsi="BBC Reith Sans" w:cs="BBC Reith Sans"/>
          <w:b/>
          <w:sz w:val="22"/>
          <w:szCs w:val="22"/>
        </w:rPr>
        <w:t>.</w:t>
      </w:r>
      <w:r w:rsidR="009C72C2" w:rsidRPr="00BB56E9">
        <w:rPr>
          <w:rFonts w:ascii="BBC Reith Sans" w:hAnsi="BBC Reith Sans" w:cs="BBC Reith Sans"/>
          <w:b/>
          <w:i/>
          <w:iCs/>
          <w:sz w:val="22"/>
          <w:szCs w:val="22"/>
        </w:rPr>
        <w:t xml:space="preserve"> </w:t>
      </w:r>
      <w:r w:rsidR="0030022B" w:rsidRPr="00BB56E9">
        <w:rPr>
          <w:rFonts w:ascii="BBC Reith Sans" w:hAnsi="BBC Reith Sans" w:cs="BBC Reith Sans"/>
          <w:bCs/>
          <w:sz w:val="22"/>
          <w:szCs w:val="22"/>
        </w:rPr>
        <w:t xml:space="preserve"> </w:t>
      </w:r>
      <w:r w:rsidR="009C72C2" w:rsidRPr="00BB56E9">
        <w:rPr>
          <w:rFonts w:ascii="BBC Reith Sans" w:hAnsi="BBC Reith Sans" w:cs="BBC Reith Sans"/>
          <w:bCs/>
          <w:sz w:val="22"/>
          <w:szCs w:val="22"/>
        </w:rPr>
        <w:t>W</w:t>
      </w:r>
      <w:r w:rsidR="005939F2" w:rsidRPr="00BB56E9">
        <w:rPr>
          <w:rFonts w:ascii="BBC Reith Sans" w:hAnsi="BBC Reith Sans" w:cs="BBC Reith Sans"/>
          <w:bCs/>
          <w:sz w:val="22"/>
          <w:szCs w:val="22"/>
        </w:rPr>
        <w:t xml:space="preserve">e will </w:t>
      </w:r>
      <w:r w:rsidR="0030022B" w:rsidRPr="00BB56E9">
        <w:rPr>
          <w:rFonts w:ascii="BBC Reith Sans" w:hAnsi="BBC Reith Sans" w:cs="BBC Reith Sans"/>
          <w:bCs/>
          <w:sz w:val="22"/>
          <w:szCs w:val="22"/>
        </w:rPr>
        <w:t xml:space="preserve">initially </w:t>
      </w:r>
      <w:r w:rsidR="00786397" w:rsidRPr="00BB56E9">
        <w:rPr>
          <w:rFonts w:ascii="BBC Reith Sans" w:hAnsi="BBC Reith Sans" w:cs="BBC Reith Sans"/>
          <w:bCs/>
          <w:sz w:val="22"/>
          <w:szCs w:val="22"/>
        </w:rPr>
        <w:t xml:space="preserve">shortlist </w:t>
      </w:r>
      <w:r w:rsidR="00C16EB5" w:rsidRPr="00BB56E9">
        <w:rPr>
          <w:rFonts w:ascii="BBC Reith Sans" w:hAnsi="BBC Reith Sans" w:cs="BBC Reith Sans"/>
          <w:bCs/>
          <w:sz w:val="22"/>
          <w:szCs w:val="22"/>
        </w:rPr>
        <w:t>a</w:t>
      </w:r>
      <w:r w:rsidR="00FC7D34" w:rsidRPr="00BB56E9">
        <w:rPr>
          <w:rFonts w:ascii="BBC Reith Sans" w:hAnsi="BBC Reith Sans" w:cs="BBC Reith Sans"/>
          <w:bCs/>
          <w:sz w:val="22"/>
          <w:szCs w:val="22"/>
        </w:rPr>
        <w:t>pprox</w:t>
      </w:r>
      <w:r w:rsidR="00C16EB5" w:rsidRPr="00BB56E9">
        <w:rPr>
          <w:rFonts w:ascii="BBC Reith Sans" w:hAnsi="BBC Reith Sans" w:cs="BBC Reith Sans"/>
          <w:bCs/>
          <w:sz w:val="22"/>
          <w:szCs w:val="22"/>
        </w:rPr>
        <w:t xml:space="preserve">imately </w:t>
      </w:r>
      <w:r w:rsidR="00C573A4" w:rsidRPr="00BB56E9">
        <w:rPr>
          <w:rFonts w:ascii="BBC Reith Sans" w:hAnsi="BBC Reith Sans" w:cs="BBC Reith Sans"/>
          <w:bCs/>
          <w:sz w:val="22"/>
          <w:szCs w:val="22"/>
        </w:rPr>
        <w:t xml:space="preserve">5 </w:t>
      </w:r>
      <w:r w:rsidR="005A33C1" w:rsidRPr="00BB56E9">
        <w:rPr>
          <w:rFonts w:ascii="BBC Reith Sans" w:hAnsi="BBC Reith Sans" w:cs="BBC Reith Sans"/>
          <w:bCs/>
          <w:sz w:val="22"/>
          <w:szCs w:val="22"/>
        </w:rPr>
        <w:t>producers</w:t>
      </w:r>
      <w:r w:rsidR="00EA3527" w:rsidRPr="00BB56E9">
        <w:rPr>
          <w:rFonts w:ascii="BBC Reith Sans" w:hAnsi="BBC Reith Sans" w:cs="BBC Reith Sans"/>
          <w:bCs/>
          <w:sz w:val="22"/>
          <w:szCs w:val="22"/>
        </w:rPr>
        <w:t xml:space="preserve"> </w:t>
      </w:r>
      <w:r w:rsidR="00ED5D63" w:rsidRPr="00BB56E9">
        <w:rPr>
          <w:rFonts w:ascii="BBC Reith Sans" w:hAnsi="BBC Reith Sans" w:cs="BBC Reith Sans"/>
          <w:bCs/>
          <w:sz w:val="22"/>
          <w:szCs w:val="22"/>
        </w:rPr>
        <w:t xml:space="preserve">which score highest against our </w:t>
      </w:r>
      <w:r w:rsidR="00EA3527" w:rsidRPr="00BB56E9">
        <w:rPr>
          <w:rFonts w:ascii="BBC Reith Sans" w:hAnsi="BBC Reith Sans" w:cs="BBC Reith Sans"/>
          <w:bCs/>
          <w:sz w:val="22"/>
          <w:szCs w:val="22"/>
        </w:rPr>
        <w:t>criteria</w:t>
      </w:r>
      <w:r w:rsidR="00F632DA" w:rsidRPr="00BB56E9">
        <w:rPr>
          <w:rFonts w:ascii="BBC Reith Sans" w:hAnsi="BBC Reith Sans" w:cs="BBC Reith Sans"/>
          <w:bCs/>
          <w:sz w:val="22"/>
          <w:szCs w:val="22"/>
        </w:rPr>
        <w:t>.</w:t>
      </w:r>
    </w:p>
    <w:p w14:paraId="135558AF" w14:textId="4E23DA53" w:rsidR="00C16EB5" w:rsidRPr="00BB56E9" w:rsidRDefault="00BA5210" w:rsidP="00304F09">
      <w:pPr>
        <w:spacing w:before="240" w:after="120"/>
        <w:ind w:left="709" w:hanging="284"/>
        <w:jc w:val="both"/>
        <w:rPr>
          <w:rFonts w:ascii="BBC Reith Sans" w:hAnsi="BBC Reith Sans" w:cs="BBC Reith Sans"/>
          <w:bCs/>
          <w:color w:val="FF0000"/>
          <w:sz w:val="22"/>
          <w:szCs w:val="22"/>
        </w:rPr>
      </w:pPr>
      <w:r w:rsidRPr="00BB56E9">
        <w:rPr>
          <w:rFonts w:ascii="BBC Reith Sans" w:hAnsi="BBC Reith Sans" w:cs="BBC Reith Sans"/>
          <w:b/>
          <w:i/>
          <w:iCs/>
          <w:color w:val="000000" w:themeColor="text1"/>
          <w:sz w:val="22"/>
          <w:szCs w:val="22"/>
        </w:rPr>
        <w:t>2</w:t>
      </w:r>
      <w:r w:rsidR="00C573A4" w:rsidRPr="00BB56E9">
        <w:rPr>
          <w:rFonts w:ascii="BBC Reith Sans" w:hAnsi="BBC Reith Sans" w:cs="BBC Reith Sans"/>
          <w:b/>
          <w:i/>
          <w:iCs/>
          <w:color w:val="000000" w:themeColor="text1"/>
          <w:sz w:val="22"/>
          <w:szCs w:val="22"/>
        </w:rPr>
        <w:t>.</w:t>
      </w:r>
      <w:r w:rsidR="00770115" w:rsidRPr="00BB56E9">
        <w:rPr>
          <w:rFonts w:ascii="BBC Reith Sans" w:hAnsi="BBC Reith Sans" w:cs="BBC Reith Sans"/>
          <w:b/>
          <w:i/>
          <w:iCs/>
          <w:color w:val="000000" w:themeColor="text1"/>
          <w:sz w:val="22"/>
          <w:szCs w:val="22"/>
        </w:rPr>
        <w:tab/>
      </w:r>
      <w:r w:rsidR="00681A0D" w:rsidRPr="005F2DFA">
        <w:rPr>
          <w:rFonts w:ascii="BBC Reith Sans" w:hAnsi="BBC Reith Sans" w:cs="BBC Reith Sans"/>
          <w:b/>
          <w:color w:val="000000" w:themeColor="text1"/>
          <w:sz w:val="22"/>
          <w:szCs w:val="22"/>
        </w:rPr>
        <w:t>ITP Response</w:t>
      </w:r>
      <w:r w:rsidR="004079BA" w:rsidRPr="005F2DFA">
        <w:rPr>
          <w:rFonts w:ascii="BBC Reith Sans" w:hAnsi="BBC Reith Sans" w:cs="BBC Reith Sans"/>
          <w:b/>
          <w:color w:val="000000" w:themeColor="text1"/>
          <w:sz w:val="22"/>
          <w:szCs w:val="22"/>
        </w:rPr>
        <w:t xml:space="preserve"> </w:t>
      </w:r>
      <w:r w:rsidR="0055766F" w:rsidRPr="005F2DFA">
        <w:rPr>
          <w:rFonts w:ascii="BBC Reith Sans" w:hAnsi="BBC Reith Sans" w:cs="BBC Reith Sans"/>
          <w:b/>
          <w:color w:val="000000" w:themeColor="text1"/>
          <w:sz w:val="22"/>
          <w:szCs w:val="22"/>
        </w:rPr>
        <w:t>(paid development)</w:t>
      </w:r>
      <w:r w:rsidR="009C7732" w:rsidRPr="005F2DFA">
        <w:rPr>
          <w:rFonts w:ascii="BBC Reith Sans" w:hAnsi="BBC Reith Sans" w:cs="BBC Reith Sans"/>
          <w:b/>
          <w:color w:val="000000" w:themeColor="text1"/>
          <w:sz w:val="22"/>
          <w:szCs w:val="22"/>
        </w:rPr>
        <w:t xml:space="preserve"> and interviews</w:t>
      </w:r>
      <w:r w:rsidR="009C72C2" w:rsidRPr="005F2DFA">
        <w:rPr>
          <w:rFonts w:ascii="BBC Reith Sans" w:hAnsi="BBC Reith Sans" w:cs="BBC Reith Sans"/>
          <w:b/>
          <w:color w:val="000000" w:themeColor="text1"/>
          <w:sz w:val="22"/>
          <w:szCs w:val="22"/>
        </w:rPr>
        <w:t>.</w:t>
      </w:r>
      <w:r w:rsidR="009C72C2" w:rsidRPr="00BB56E9">
        <w:rPr>
          <w:rFonts w:ascii="BBC Reith Sans" w:hAnsi="BBC Reith Sans" w:cs="BBC Reith Sans"/>
          <w:b/>
          <w:i/>
          <w:iCs/>
          <w:color w:val="000000" w:themeColor="text1"/>
          <w:sz w:val="22"/>
          <w:szCs w:val="22"/>
        </w:rPr>
        <w:t xml:space="preserve"> </w:t>
      </w:r>
      <w:r w:rsidR="009C7732" w:rsidRPr="00BB56E9">
        <w:rPr>
          <w:rFonts w:ascii="BBC Reith Sans" w:hAnsi="BBC Reith Sans" w:cs="BBC Reith Sans"/>
          <w:b/>
          <w:i/>
          <w:iCs/>
          <w:color w:val="000000" w:themeColor="text1"/>
          <w:sz w:val="22"/>
          <w:szCs w:val="22"/>
        </w:rPr>
        <w:t xml:space="preserve"> </w:t>
      </w:r>
      <w:r w:rsidR="009C72C2" w:rsidRPr="00BB56E9">
        <w:rPr>
          <w:rFonts w:ascii="BBC Reith Sans" w:hAnsi="BBC Reith Sans" w:cs="BBC Reith Sans"/>
          <w:bCs/>
          <w:color w:val="000000" w:themeColor="text1"/>
          <w:sz w:val="22"/>
          <w:szCs w:val="22"/>
        </w:rPr>
        <w:t>T</w:t>
      </w:r>
      <w:r w:rsidR="00632F9E" w:rsidRPr="00BB56E9">
        <w:rPr>
          <w:rFonts w:ascii="BBC Reith Sans" w:hAnsi="BBC Reith Sans" w:cs="BBC Reith Sans"/>
          <w:bCs/>
          <w:color w:val="000000" w:themeColor="text1"/>
          <w:sz w:val="22"/>
          <w:szCs w:val="22"/>
        </w:rPr>
        <w:t xml:space="preserve">he </w:t>
      </w:r>
      <w:r w:rsidR="009C7732" w:rsidRPr="00BB56E9">
        <w:rPr>
          <w:rFonts w:ascii="BBC Reith Sans" w:hAnsi="BBC Reith Sans" w:cs="BBC Reith Sans"/>
          <w:bCs/>
          <w:color w:val="000000" w:themeColor="text1"/>
          <w:sz w:val="22"/>
          <w:szCs w:val="22"/>
        </w:rPr>
        <w:t xml:space="preserve">shortlisted </w:t>
      </w:r>
      <w:r w:rsidR="00632F9E" w:rsidRPr="00BB56E9">
        <w:rPr>
          <w:rFonts w:ascii="BBC Reith Sans" w:hAnsi="BBC Reith Sans" w:cs="BBC Reith Sans"/>
          <w:bCs/>
          <w:color w:val="000000" w:themeColor="text1"/>
          <w:sz w:val="22"/>
          <w:szCs w:val="22"/>
        </w:rPr>
        <w:t xml:space="preserve">producers will submit </w:t>
      </w:r>
      <w:r w:rsidR="00C16EB5" w:rsidRPr="00BB56E9">
        <w:rPr>
          <w:rFonts w:ascii="BBC Reith Sans" w:hAnsi="BBC Reith Sans" w:cs="BBC Reith Sans"/>
          <w:bCs/>
          <w:color w:val="000000" w:themeColor="text1"/>
          <w:sz w:val="22"/>
          <w:szCs w:val="22"/>
        </w:rPr>
        <w:t>f</w:t>
      </w:r>
      <w:r w:rsidR="005C0003" w:rsidRPr="00BB56E9">
        <w:rPr>
          <w:rFonts w:ascii="BBC Reith Sans" w:hAnsi="BBC Reith Sans" w:cs="BBC Reith Sans"/>
          <w:bCs/>
          <w:color w:val="000000" w:themeColor="text1"/>
          <w:sz w:val="22"/>
          <w:szCs w:val="22"/>
        </w:rPr>
        <w:t>ull proposal</w:t>
      </w:r>
      <w:r w:rsidR="0027713F" w:rsidRPr="00BB56E9">
        <w:rPr>
          <w:rFonts w:ascii="BBC Reith Sans" w:hAnsi="BBC Reith Sans" w:cs="BBC Reith Sans"/>
          <w:bCs/>
          <w:color w:val="000000" w:themeColor="text1"/>
          <w:sz w:val="22"/>
          <w:szCs w:val="22"/>
        </w:rPr>
        <w:t>s</w:t>
      </w:r>
      <w:r w:rsidR="00C16EB5" w:rsidRPr="00BB56E9">
        <w:rPr>
          <w:rFonts w:ascii="BBC Reith Sans" w:hAnsi="BBC Reith Sans" w:cs="BBC Reith Sans"/>
          <w:bCs/>
          <w:color w:val="000000" w:themeColor="text1"/>
          <w:sz w:val="22"/>
          <w:szCs w:val="22"/>
        </w:rPr>
        <w:t xml:space="preserve"> </w:t>
      </w:r>
      <w:r w:rsidR="00192954" w:rsidRPr="00BB56E9">
        <w:rPr>
          <w:rFonts w:ascii="BBC Reith Sans" w:hAnsi="BBC Reith Sans" w:cs="BBC Reith Sans"/>
          <w:bCs/>
          <w:color w:val="000000" w:themeColor="text1"/>
          <w:sz w:val="22"/>
          <w:szCs w:val="22"/>
        </w:rPr>
        <w:t>consisting</w:t>
      </w:r>
      <w:r w:rsidR="00632F9E" w:rsidRPr="00BB56E9">
        <w:rPr>
          <w:rFonts w:ascii="BBC Reith Sans" w:hAnsi="BBC Reith Sans" w:cs="BBC Reith Sans"/>
          <w:bCs/>
          <w:color w:val="000000" w:themeColor="text1"/>
          <w:sz w:val="22"/>
          <w:szCs w:val="22"/>
        </w:rPr>
        <w:t xml:space="preserve"> of treatments and </w:t>
      </w:r>
      <w:r w:rsidR="00C16EB5" w:rsidRPr="00BB56E9">
        <w:rPr>
          <w:rFonts w:ascii="BBC Reith Sans" w:hAnsi="BBC Reith Sans" w:cs="BBC Reith Sans"/>
          <w:bCs/>
          <w:color w:val="000000" w:themeColor="text1"/>
          <w:sz w:val="22"/>
          <w:szCs w:val="22"/>
        </w:rPr>
        <w:t>budgets</w:t>
      </w:r>
      <w:r w:rsidR="00DC742E" w:rsidRPr="00BB56E9">
        <w:rPr>
          <w:rFonts w:ascii="BBC Reith Sans" w:hAnsi="BBC Reith Sans" w:cs="BBC Reith Sans"/>
          <w:bCs/>
          <w:color w:val="000000" w:themeColor="text1"/>
          <w:sz w:val="22"/>
          <w:szCs w:val="22"/>
        </w:rPr>
        <w:t xml:space="preserve"> and </w:t>
      </w:r>
      <w:r w:rsidR="009C7732" w:rsidRPr="00BB56E9">
        <w:rPr>
          <w:rFonts w:ascii="BBC Reith Sans" w:hAnsi="BBC Reith Sans" w:cs="BBC Reith Sans"/>
          <w:bCs/>
          <w:color w:val="000000" w:themeColor="text1"/>
          <w:sz w:val="22"/>
          <w:szCs w:val="22"/>
        </w:rPr>
        <w:t xml:space="preserve">they will also be offered interviews with the evaluation panel to further discuss </w:t>
      </w:r>
      <w:r w:rsidR="00DC742E" w:rsidRPr="00BB56E9">
        <w:rPr>
          <w:rFonts w:ascii="BBC Reith Sans" w:hAnsi="BBC Reith Sans" w:cs="BBC Reith Sans"/>
          <w:bCs/>
          <w:color w:val="000000" w:themeColor="text1"/>
          <w:sz w:val="22"/>
          <w:szCs w:val="22"/>
        </w:rPr>
        <w:t xml:space="preserve">these </w:t>
      </w:r>
      <w:r w:rsidR="009C7732" w:rsidRPr="00BB56E9">
        <w:rPr>
          <w:rFonts w:ascii="BBC Reith Sans" w:hAnsi="BBC Reith Sans" w:cs="BBC Reith Sans"/>
          <w:bCs/>
          <w:color w:val="000000" w:themeColor="text1"/>
          <w:sz w:val="22"/>
          <w:szCs w:val="22"/>
        </w:rPr>
        <w:t>proposals</w:t>
      </w:r>
      <w:r w:rsidR="00F632DA" w:rsidRPr="00BB56E9">
        <w:rPr>
          <w:rFonts w:ascii="BBC Reith Sans" w:hAnsi="BBC Reith Sans" w:cs="BBC Reith Sans"/>
          <w:bCs/>
          <w:color w:val="000000" w:themeColor="text1"/>
          <w:sz w:val="22"/>
          <w:szCs w:val="22"/>
        </w:rPr>
        <w:t>.</w:t>
      </w:r>
    </w:p>
    <w:p w14:paraId="53F0BA9A" w14:textId="10D8C558" w:rsidR="0076515E" w:rsidRPr="00BB56E9" w:rsidRDefault="00C573A4" w:rsidP="00304F09">
      <w:pPr>
        <w:spacing w:before="240" w:after="120"/>
        <w:ind w:left="709" w:hanging="284"/>
        <w:jc w:val="both"/>
        <w:rPr>
          <w:rFonts w:ascii="BBC Reith Sans" w:hAnsi="BBC Reith Sans" w:cs="BBC Reith Sans"/>
          <w:bCs/>
          <w:color w:val="000000" w:themeColor="text1"/>
          <w:sz w:val="22"/>
          <w:szCs w:val="22"/>
        </w:rPr>
      </w:pPr>
      <w:r w:rsidRPr="00BB56E9">
        <w:rPr>
          <w:rFonts w:ascii="BBC Reith Sans" w:hAnsi="BBC Reith Sans" w:cs="BBC Reith Sans"/>
          <w:b/>
          <w:i/>
          <w:iCs/>
          <w:color w:val="000000" w:themeColor="text1"/>
          <w:sz w:val="22"/>
          <w:szCs w:val="22"/>
        </w:rPr>
        <w:t xml:space="preserve">3. </w:t>
      </w:r>
      <w:r w:rsidR="00770115" w:rsidRPr="00BB56E9">
        <w:rPr>
          <w:rFonts w:ascii="BBC Reith Sans" w:hAnsi="BBC Reith Sans" w:cs="BBC Reith Sans"/>
          <w:b/>
          <w:i/>
          <w:iCs/>
          <w:color w:val="000000" w:themeColor="text1"/>
          <w:sz w:val="22"/>
          <w:szCs w:val="22"/>
        </w:rPr>
        <w:t xml:space="preserve"> </w:t>
      </w:r>
      <w:r w:rsidR="0076515E" w:rsidRPr="005F2DFA">
        <w:rPr>
          <w:rFonts w:ascii="BBC Reith Sans" w:hAnsi="BBC Reith Sans" w:cs="BBC Reith Sans"/>
          <w:b/>
          <w:color w:val="000000" w:themeColor="text1"/>
          <w:sz w:val="22"/>
          <w:szCs w:val="22"/>
        </w:rPr>
        <w:t>Award</w:t>
      </w:r>
      <w:r w:rsidR="009C72C2" w:rsidRPr="005F2DFA">
        <w:rPr>
          <w:rFonts w:ascii="BBC Reith Sans" w:hAnsi="BBC Reith Sans" w:cs="BBC Reith Sans"/>
          <w:b/>
          <w:color w:val="000000" w:themeColor="text1"/>
          <w:sz w:val="22"/>
          <w:szCs w:val="22"/>
        </w:rPr>
        <w:t xml:space="preserve">. </w:t>
      </w:r>
      <w:r w:rsidR="00402C2B" w:rsidRPr="005F2DFA">
        <w:rPr>
          <w:rFonts w:ascii="BBC Reith Sans" w:hAnsi="BBC Reith Sans" w:cs="BBC Reith Sans"/>
          <w:b/>
          <w:color w:val="000000" w:themeColor="text1"/>
          <w:sz w:val="22"/>
          <w:szCs w:val="22"/>
        </w:rPr>
        <w:t xml:space="preserve"> </w:t>
      </w:r>
      <w:r w:rsidR="009C72C2" w:rsidRPr="00BB56E9">
        <w:rPr>
          <w:rFonts w:ascii="BBC Reith Sans" w:hAnsi="BBC Reith Sans" w:cs="BBC Reith Sans"/>
          <w:bCs/>
          <w:color w:val="000000" w:themeColor="text1"/>
          <w:sz w:val="22"/>
          <w:szCs w:val="22"/>
        </w:rPr>
        <w:t>A</w:t>
      </w:r>
      <w:r w:rsidRPr="00BB56E9">
        <w:rPr>
          <w:rFonts w:ascii="BBC Reith Sans" w:hAnsi="BBC Reith Sans" w:cs="BBC Reith Sans"/>
          <w:bCs/>
          <w:color w:val="000000" w:themeColor="text1"/>
          <w:sz w:val="22"/>
          <w:szCs w:val="22"/>
        </w:rPr>
        <w:t xml:space="preserve">ll </w:t>
      </w:r>
      <w:r w:rsidR="009808A4" w:rsidRPr="00BB56E9">
        <w:rPr>
          <w:rFonts w:ascii="BBC Reith Sans" w:hAnsi="BBC Reith Sans" w:cs="BBC Reith Sans"/>
          <w:bCs/>
          <w:color w:val="000000" w:themeColor="text1"/>
          <w:sz w:val="22"/>
          <w:szCs w:val="22"/>
        </w:rPr>
        <w:t xml:space="preserve">shortlisted </w:t>
      </w:r>
      <w:r w:rsidRPr="00BB56E9">
        <w:rPr>
          <w:rFonts w:ascii="BBC Reith Sans" w:hAnsi="BBC Reith Sans" w:cs="BBC Reith Sans"/>
          <w:bCs/>
          <w:color w:val="000000" w:themeColor="text1"/>
          <w:sz w:val="22"/>
          <w:szCs w:val="22"/>
        </w:rPr>
        <w:t xml:space="preserve">proposals </w:t>
      </w:r>
      <w:r w:rsidR="00DC742E" w:rsidRPr="00BB56E9">
        <w:rPr>
          <w:rFonts w:ascii="BBC Reith Sans" w:hAnsi="BBC Reith Sans" w:cs="BBC Reith Sans"/>
          <w:bCs/>
          <w:color w:val="000000" w:themeColor="text1"/>
          <w:sz w:val="22"/>
          <w:szCs w:val="22"/>
        </w:rPr>
        <w:t xml:space="preserve">and interviews </w:t>
      </w:r>
      <w:r w:rsidRPr="00BB56E9">
        <w:rPr>
          <w:rFonts w:ascii="BBC Reith Sans" w:hAnsi="BBC Reith Sans" w:cs="BBC Reith Sans"/>
          <w:bCs/>
          <w:color w:val="000000" w:themeColor="text1"/>
          <w:sz w:val="22"/>
          <w:szCs w:val="22"/>
        </w:rPr>
        <w:t>will be evaluated against the award criteria and the producer with the highest scoring proposal will be awarded the commission</w:t>
      </w:r>
      <w:r w:rsidR="00640359" w:rsidRPr="00BB56E9">
        <w:rPr>
          <w:rFonts w:ascii="BBC Reith Sans" w:hAnsi="BBC Reith Sans" w:cs="BBC Reith Sans"/>
          <w:bCs/>
          <w:color w:val="000000" w:themeColor="text1"/>
          <w:sz w:val="22"/>
          <w:szCs w:val="22"/>
        </w:rPr>
        <w:t xml:space="preserve">. </w:t>
      </w:r>
    </w:p>
    <w:p w14:paraId="7271A129" w14:textId="1FE9DD5A" w:rsidR="00AF0297" w:rsidRPr="00BB56E9" w:rsidRDefault="00D33D86" w:rsidP="00536F6B">
      <w:pPr>
        <w:spacing w:before="240" w:after="120"/>
        <w:jc w:val="both"/>
        <w:rPr>
          <w:rFonts w:ascii="BBC Reith Sans" w:hAnsi="BBC Reith Sans" w:cs="BBC Reith Sans"/>
          <w:bCs/>
          <w:color w:val="000000" w:themeColor="text1"/>
          <w:sz w:val="22"/>
          <w:szCs w:val="22"/>
        </w:rPr>
      </w:pPr>
      <w:r w:rsidRPr="00BB56E9">
        <w:rPr>
          <w:rFonts w:ascii="BBC Reith Sans" w:hAnsi="BBC Reith Sans" w:cs="BBC Reith Sans"/>
          <w:bCs/>
          <w:color w:val="000000" w:themeColor="text1"/>
          <w:sz w:val="22"/>
          <w:szCs w:val="22"/>
        </w:rPr>
        <w:t>The BBC reserves the right to introduce additional stages to the process outlined above.   Production companies in the process will be notified of any changes.</w:t>
      </w:r>
    </w:p>
    <w:p w14:paraId="7846E2AA" w14:textId="0884037E" w:rsidR="004629B5" w:rsidRPr="00B835FC" w:rsidRDefault="00DB7C7C" w:rsidP="00B835FC">
      <w:pPr>
        <w:pStyle w:val="Heading4"/>
        <w:rPr>
          <w:i w:val="0"/>
          <w:iCs w:val="0"/>
          <w:color w:val="000000" w:themeColor="text1"/>
        </w:rPr>
      </w:pPr>
      <w:bookmarkStart w:id="34" w:name="_Toc134525066"/>
      <w:r w:rsidRPr="00B835FC">
        <w:rPr>
          <w:i w:val="0"/>
          <w:iCs w:val="0"/>
          <w:color w:val="000000" w:themeColor="text1"/>
        </w:rPr>
        <w:t>1</w:t>
      </w:r>
      <w:r w:rsidR="00BC5C2C" w:rsidRPr="00B835FC">
        <w:rPr>
          <w:i w:val="0"/>
          <w:iCs w:val="0"/>
          <w:color w:val="000000" w:themeColor="text1"/>
        </w:rPr>
        <w:t xml:space="preserve">. </w:t>
      </w:r>
      <w:r w:rsidR="004629B5" w:rsidRPr="00522365">
        <w:rPr>
          <w:rFonts w:ascii="BBC Reith Sans" w:hAnsi="BBC Reith Sans" w:cs="BBC Reith Sans"/>
          <w:i w:val="0"/>
          <w:iCs w:val="0"/>
          <w:color w:val="000000" w:themeColor="text1"/>
          <w:sz w:val="22"/>
          <w:szCs w:val="22"/>
        </w:rPr>
        <w:t xml:space="preserve">Eligibility </w:t>
      </w:r>
      <w:r w:rsidR="00192954" w:rsidRPr="00522365">
        <w:rPr>
          <w:rFonts w:ascii="BBC Reith Sans" w:hAnsi="BBC Reith Sans" w:cs="BBC Reith Sans"/>
          <w:i w:val="0"/>
          <w:iCs w:val="0"/>
          <w:color w:val="000000" w:themeColor="text1"/>
          <w:sz w:val="22"/>
          <w:szCs w:val="22"/>
        </w:rPr>
        <w:t>and s</w:t>
      </w:r>
      <w:r w:rsidR="0030022B" w:rsidRPr="00522365">
        <w:rPr>
          <w:rFonts w:ascii="BBC Reith Sans" w:hAnsi="BBC Reith Sans" w:cs="BBC Reith Sans"/>
          <w:i w:val="0"/>
          <w:iCs w:val="0"/>
          <w:color w:val="000000" w:themeColor="text1"/>
          <w:sz w:val="22"/>
          <w:szCs w:val="22"/>
        </w:rPr>
        <w:t xml:space="preserve">hort </w:t>
      </w:r>
      <w:r w:rsidR="00192954" w:rsidRPr="00522365">
        <w:rPr>
          <w:rFonts w:ascii="BBC Reith Sans" w:hAnsi="BBC Reith Sans" w:cs="BBC Reith Sans"/>
          <w:i w:val="0"/>
          <w:iCs w:val="0"/>
          <w:color w:val="000000" w:themeColor="text1"/>
          <w:sz w:val="22"/>
          <w:szCs w:val="22"/>
        </w:rPr>
        <w:t>p</w:t>
      </w:r>
      <w:r w:rsidR="0030022B" w:rsidRPr="00522365">
        <w:rPr>
          <w:rFonts w:ascii="BBC Reith Sans" w:hAnsi="BBC Reith Sans" w:cs="BBC Reith Sans"/>
          <w:i w:val="0"/>
          <w:iCs w:val="0"/>
          <w:color w:val="000000" w:themeColor="text1"/>
          <w:sz w:val="22"/>
          <w:szCs w:val="22"/>
        </w:rPr>
        <w:t>roposal</w:t>
      </w:r>
      <w:r w:rsidR="0030022B" w:rsidRPr="00B835FC">
        <w:rPr>
          <w:i w:val="0"/>
          <w:iCs w:val="0"/>
          <w:color w:val="000000" w:themeColor="text1"/>
        </w:rPr>
        <w:t xml:space="preserve"> </w:t>
      </w:r>
      <w:bookmarkEnd w:id="34"/>
    </w:p>
    <w:p w14:paraId="5E9D5ED9" w14:textId="1A9E1809" w:rsidR="00AD7296" w:rsidRDefault="00773D13" w:rsidP="00522365">
      <w:pPr>
        <w:spacing w:before="360" w:after="120"/>
        <w:ind w:left="284"/>
        <w:jc w:val="both"/>
        <w:rPr>
          <w:rFonts w:ascii="BBC Reith Sans" w:hAnsi="BBC Reith Sans" w:cs="BBC Reith Sans"/>
          <w:sz w:val="22"/>
          <w:szCs w:val="22"/>
        </w:rPr>
      </w:pPr>
      <w:r w:rsidRPr="00BB56E9">
        <w:rPr>
          <w:rFonts w:ascii="BBC Reith Sans" w:hAnsi="BBC Reith Sans" w:cs="BBC Reith Sans"/>
          <w:sz w:val="22"/>
          <w:szCs w:val="22"/>
        </w:rPr>
        <w:t xml:space="preserve">Producers will </w:t>
      </w:r>
      <w:r w:rsidR="00A42BE2" w:rsidRPr="00BB56E9">
        <w:rPr>
          <w:rFonts w:ascii="BBC Reith Sans" w:hAnsi="BBC Reith Sans" w:cs="BBC Reith Sans"/>
          <w:sz w:val="22"/>
          <w:szCs w:val="22"/>
        </w:rPr>
        <w:t xml:space="preserve">be required to </w:t>
      </w:r>
      <w:r w:rsidRPr="00BB56E9">
        <w:rPr>
          <w:rFonts w:ascii="BBC Reith Sans" w:hAnsi="BBC Reith Sans" w:cs="BBC Reith Sans"/>
          <w:sz w:val="22"/>
          <w:szCs w:val="22"/>
        </w:rPr>
        <w:t xml:space="preserve">submit both eligibility information and a short proposal.  Eligibility will be evaluated first with the strongest qualifying producers </w:t>
      </w:r>
      <w:r w:rsidR="00A42BE2" w:rsidRPr="00BB56E9">
        <w:rPr>
          <w:rFonts w:ascii="BBC Reith Sans" w:hAnsi="BBC Reith Sans" w:cs="BBC Reith Sans"/>
          <w:sz w:val="22"/>
          <w:szCs w:val="22"/>
        </w:rPr>
        <w:t xml:space="preserve">then </w:t>
      </w:r>
      <w:r w:rsidRPr="00BB56E9">
        <w:rPr>
          <w:rFonts w:ascii="BBC Reith Sans" w:hAnsi="BBC Reith Sans" w:cs="BBC Reith Sans"/>
          <w:sz w:val="22"/>
          <w:szCs w:val="22"/>
        </w:rPr>
        <w:t>having their short proposal</w:t>
      </w:r>
      <w:r w:rsidR="00A42BE2" w:rsidRPr="00BB56E9">
        <w:rPr>
          <w:rFonts w:ascii="BBC Reith Sans" w:hAnsi="BBC Reith Sans" w:cs="BBC Reith Sans"/>
          <w:sz w:val="22"/>
          <w:szCs w:val="22"/>
        </w:rPr>
        <w:t>s</w:t>
      </w:r>
      <w:r w:rsidRPr="00BB56E9">
        <w:rPr>
          <w:rFonts w:ascii="BBC Reith Sans" w:hAnsi="BBC Reith Sans" w:cs="BBC Reith Sans"/>
          <w:sz w:val="22"/>
          <w:szCs w:val="22"/>
        </w:rPr>
        <w:t xml:space="preserve"> evaluated</w:t>
      </w:r>
      <w:r w:rsidR="00A42BE2" w:rsidRPr="00BB56E9">
        <w:rPr>
          <w:rFonts w:ascii="BBC Reith Sans" w:hAnsi="BBC Reith Sans" w:cs="BBC Reith Sans"/>
          <w:sz w:val="22"/>
          <w:szCs w:val="22"/>
        </w:rPr>
        <w:t>.</w:t>
      </w:r>
    </w:p>
    <w:p w14:paraId="0D124BF9" w14:textId="77777777" w:rsidR="00522365" w:rsidRPr="00BB56E9" w:rsidRDefault="00522365" w:rsidP="00522365">
      <w:pPr>
        <w:spacing w:before="360" w:after="120"/>
        <w:ind w:left="284"/>
        <w:jc w:val="both"/>
        <w:rPr>
          <w:rFonts w:ascii="BBC Reith Sans" w:hAnsi="BBC Reith Sans" w:cs="BBC Reith Sans"/>
          <w:sz w:val="22"/>
          <w:szCs w:val="22"/>
        </w:rPr>
      </w:pPr>
    </w:p>
    <w:p w14:paraId="71206FC5" w14:textId="4FBE2030" w:rsidR="008945AF" w:rsidRPr="00522365" w:rsidRDefault="008945AF" w:rsidP="00B835FC">
      <w:pPr>
        <w:pStyle w:val="Heading5"/>
        <w:rPr>
          <w:rFonts w:ascii="BBC Reith Sans" w:hAnsi="BBC Reith Sans" w:cs="BBC Reith Sans"/>
          <w:b/>
          <w:bCs/>
          <w:color w:val="000000" w:themeColor="text1"/>
          <w:sz w:val="22"/>
          <w:szCs w:val="22"/>
          <w:u w:val="single"/>
        </w:rPr>
      </w:pPr>
      <w:r w:rsidRPr="00522365">
        <w:rPr>
          <w:rFonts w:ascii="BBC Reith Sans" w:hAnsi="BBC Reith Sans" w:cs="BBC Reith Sans"/>
          <w:b/>
          <w:bCs/>
          <w:color w:val="000000" w:themeColor="text1"/>
          <w:sz w:val="22"/>
          <w:szCs w:val="22"/>
          <w:u w:val="single"/>
        </w:rPr>
        <w:t>ELIGIBILITY</w:t>
      </w:r>
    </w:p>
    <w:p w14:paraId="13494C4D" w14:textId="3258F2A5" w:rsidR="00952283" w:rsidRPr="00BB56E9" w:rsidRDefault="00974DB8" w:rsidP="00304F09">
      <w:pPr>
        <w:spacing w:before="120" w:after="120"/>
        <w:ind w:left="284"/>
        <w:jc w:val="both"/>
        <w:rPr>
          <w:ins w:id="35" w:author="Jo Wheatcroft" w:date="2025-06-10T15:41:00Z"/>
          <w:rFonts w:ascii="BBC Reith Sans" w:hAnsi="BBC Reith Sans" w:cs="BBC Reith Sans"/>
          <w:sz w:val="22"/>
          <w:szCs w:val="22"/>
        </w:rPr>
      </w:pPr>
      <w:r w:rsidRPr="00BB56E9">
        <w:rPr>
          <w:rFonts w:ascii="BBC Reith Sans" w:hAnsi="BBC Reith Sans" w:cs="BBC Reith Sans"/>
          <w:sz w:val="22"/>
          <w:szCs w:val="22"/>
        </w:rPr>
        <w:t>P</w:t>
      </w:r>
      <w:r w:rsidR="002E425A" w:rsidRPr="00BB56E9">
        <w:rPr>
          <w:rFonts w:ascii="BBC Reith Sans" w:hAnsi="BBC Reith Sans" w:cs="BBC Reith Sans"/>
          <w:sz w:val="22"/>
          <w:szCs w:val="22"/>
        </w:rPr>
        <w:t xml:space="preserve">roducers will need to fill in the </w:t>
      </w:r>
      <w:r w:rsidRPr="00BB56E9">
        <w:rPr>
          <w:rFonts w:ascii="BBC Reith Sans" w:hAnsi="BBC Reith Sans" w:cs="BBC Reith Sans"/>
          <w:sz w:val="22"/>
          <w:szCs w:val="22"/>
        </w:rPr>
        <w:t>eligibility response form</w:t>
      </w:r>
      <w:r w:rsidR="0016593E" w:rsidRPr="00BB56E9">
        <w:rPr>
          <w:rFonts w:ascii="BBC Reith Sans" w:hAnsi="BBC Reith Sans" w:cs="BBC Reith Sans"/>
          <w:sz w:val="22"/>
          <w:szCs w:val="22"/>
        </w:rPr>
        <w:t xml:space="preserve">, </w:t>
      </w:r>
      <w:r w:rsidR="00087F84" w:rsidRPr="00BB56E9">
        <w:rPr>
          <w:rFonts w:ascii="BBC Reith Sans" w:hAnsi="BBC Reith Sans" w:cs="BBC Reith Sans"/>
          <w:sz w:val="22"/>
          <w:szCs w:val="22"/>
        </w:rPr>
        <w:t>respond</w:t>
      </w:r>
      <w:r w:rsidR="0016593E" w:rsidRPr="00BB56E9">
        <w:rPr>
          <w:rFonts w:ascii="BBC Reith Sans" w:hAnsi="BBC Reith Sans" w:cs="BBC Reith Sans"/>
          <w:sz w:val="22"/>
          <w:szCs w:val="22"/>
        </w:rPr>
        <w:t>ing</w:t>
      </w:r>
      <w:r w:rsidR="00087F84" w:rsidRPr="00BB56E9">
        <w:rPr>
          <w:rFonts w:ascii="BBC Reith Sans" w:hAnsi="BBC Reith Sans" w:cs="BBC Reith Sans"/>
          <w:sz w:val="22"/>
          <w:szCs w:val="22"/>
        </w:rPr>
        <w:t xml:space="preserve"> to the </w:t>
      </w:r>
      <w:r w:rsidR="00B31AEC" w:rsidRPr="00BB56E9">
        <w:rPr>
          <w:rFonts w:ascii="BBC Reith Sans" w:hAnsi="BBC Reith Sans" w:cs="BBC Reith Sans"/>
          <w:sz w:val="22"/>
          <w:szCs w:val="22"/>
        </w:rPr>
        <w:t xml:space="preserve">eligibility </w:t>
      </w:r>
      <w:r w:rsidR="001D6286" w:rsidRPr="00BB56E9">
        <w:rPr>
          <w:rFonts w:ascii="BBC Reith Sans" w:hAnsi="BBC Reith Sans" w:cs="BBC Reith Sans"/>
          <w:sz w:val="22"/>
          <w:szCs w:val="22"/>
        </w:rPr>
        <w:t xml:space="preserve">questions </w:t>
      </w:r>
      <w:r w:rsidR="00C16EB5" w:rsidRPr="00BB56E9">
        <w:rPr>
          <w:rFonts w:ascii="BBC Reith Sans" w:hAnsi="BBC Reith Sans" w:cs="BBC Reith Sans"/>
          <w:sz w:val="22"/>
          <w:szCs w:val="22"/>
        </w:rPr>
        <w:t xml:space="preserve">and </w:t>
      </w:r>
      <w:r w:rsidR="001D6286" w:rsidRPr="00BB56E9">
        <w:rPr>
          <w:rFonts w:ascii="BBC Reith Sans" w:hAnsi="BBC Reith Sans" w:cs="BBC Reith Sans"/>
          <w:sz w:val="22"/>
          <w:szCs w:val="22"/>
        </w:rPr>
        <w:t xml:space="preserve">criteria </w:t>
      </w:r>
      <w:r w:rsidR="004C37AD" w:rsidRPr="00BB56E9">
        <w:rPr>
          <w:rFonts w:ascii="BBC Reith Sans" w:hAnsi="BBC Reith Sans" w:cs="BBC Reith Sans"/>
          <w:sz w:val="22"/>
          <w:szCs w:val="22"/>
        </w:rPr>
        <w:t>outlined within the form</w:t>
      </w:r>
      <w:r w:rsidR="00B00BF1" w:rsidRPr="00BB56E9">
        <w:rPr>
          <w:rFonts w:ascii="BBC Reith Sans" w:hAnsi="BBC Reith Sans" w:cs="BBC Reith Sans"/>
          <w:sz w:val="22"/>
          <w:szCs w:val="22"/>
        </w:rPr>
        <w:t xml:space="preserve"> and summarised below</w:t>
      </w:r>
      <w:r w:rsidR="0016593E" w:rsidRPr="00BB56E9">
        <w:rPr>
          <w:rFonts w:ascii="BBC Reith Sans" w:hAnsi="BBC Reith Sans" w:cs="BBC Reith Sans"/>
          <w:sz w:val="22"/>
          <w:szCs w:val="22"/>
        </w:rPr>
        <w:t xml:space="preserve">. </w:t>
      </w:r>
      <w:r w:rsidR="003828DD" w:rsidRPr="00BB56E9">
        <w:rPr>
          <w:rFonts w:ascii="BBC Reith Sans" w:hAnsi="BBC Reith Sans" w:cs="BBC Reith Sans"/>
          <w:sz w:val="22"/>
          <w:szCs w:val="22"/>
        </w:rPr>
        <w:t xml:space="preserve"> </w:t>
      </w:r>
      <w:r w:rsidR="00770115" w:rsidRPr="00BB56E9">
        <w:rPr>
          <w:rFonts w:ascii="BBC Reith Sans" w:hAnsi="BBC Reith Sans" w:cs="BBC Reith Sans"/>
          <w:sz w:val="22"/>
          <w:szCs w:val="22"/>
        </w:rPr>
        <w:t>Participants</w:t>
      </w:r>
      <w:r w:rsidR="00952283" w:rsidRPr="00BB56E9">
        <w:rPr>
          <w:rFonts w:ascii="BBC Reith Sans" w:hAnsi="BBC Reith Sans" w:cs="BBC Reith Sans"/>
          <w:sz w:val="22"/>
          <w:szCs w:val="22"/>
        </w:rPr>
        <w:t xml:space="preserve"> will also need to sign and return an NDA</w:t>
      </w:r>
      <w:r w:rsidR="00F601C6" w:rsidRPr="00BB56E9">
        <w:rPr>
          <w:rFonts w:ascii="BBC Reith Sans" w:hAnsi="BBC Reith Sans" w:cs="BBC Reith Sans"/>
          <w:sz w:val="22"/>
          <w:szCs w:val="22"/>
        </w:rPr>
        <w:t>.</w:t>
      </w:r>
      <w:r w:rsidR="00232D17" w:rsidRPr="00BB56E9">
        <w:rPr>
          <w:rFonts w:ascii="BBC Reith Sans" w:hAnsi="BBC Reith Sans" w:cs="BBC Reith Sans"/>
          <w:sz w:val="22"/>
          <w:szCs w:val="22"/>
        </w:rPr>
        <w:t xml:space="preserve"> </w:t>
      </w:r>
    </w:p>
    <w:p w14:paraId="5441887F" w14:textId="77777777" w:rsidR="006B2BA6" w:rsidRPr="00BB56E9" w:rsidRDefault="006B2BA6" w:rsidP="00304F09">
      <w:pPr>
        <w:spacing w:before="120" w:after="120"/>
        <w:ind w:left="284"/>
        <w:jc w:val="both"/>
        <w:rPr>
          <w:rFonts w:ascii="BBC Reith Sans" w:hAnsi="BBC Reith Sans" w:cs="BBC Reith Sans"/>
          <w:sz w:val="22"/>
          <w:szCs w:val="22"/>
        </w:rPr>
      </w:pPr>
    </w:p>
    <w:p w14:paraId="0CA50B9E" w14:textId="6EDF9EF4" w:rsidR="00CF0E49" w:rsidRPr="00D746A6" w:rsidRDefault="00CF0E49" w:rsidP="00014387">
      <w:pPr>
        <w:pStyle w:val="Heading6"/>
        <w:rPr>
          <w:rFonts w:ascii="BBC Reith Sans" w:hAnsi="BBC Reith Sans" w:cs="BBC Reith Sans"/>
          <w:b/>
          <w:bCs/>
          <w:color w:val="000000" w:themeColor="text1"/>
          <w:sz w:val="22"/>
          <w:szCs w:val="22"/>
        </w:rPr>
      </w:pPr>
      <w:r w:rsidRPr="00D746A6">
        <w:rPr>
          <w:rFonts w:ascii="BBC Reith Sans" w:hAnsi="BBC Reith Sans" w:cs="BBC Reith Sans"/>
          <w:b/>
          <w:bCs/>
          <w:color w:val="000000" w:themeColor="text1"/>
          <w:sz w:val="22"/>
          <w:szCs w:val="22"/>
        </w:rPr>
        <w:t xml:space="preserve">Pass/Fail eligibility criteria:  </w:t>
      </w:r>
    </w:p>
    <w:p w14:paraId="3F908F8F" w14:textId="21A5B765" w:rsidR="00AF4055" w:rsidRPr="00D746A6" w:rsidRDefault="002911A3" w:rsidP="00304F09">
      <w:pPr>
        <w:pStyle w:val="ListParagraph"/>
        <w:numPr>
          <w:ilvl w:val="0"/>
          <w:numId w:val="51"/>
        </w:numPr>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 xml:space="preserve">Signed </w:t>
      </w:r>
      <w:r w:rsidR="00AF4055" w:rsidRPr="00D746A6">
        <w:rPr>
          <w:rFonts w:ascii="BBC Reith Sans" w:hAnsi="BBC Reith Sans" w:cs="BBC Reith Sans"/>
          <w:sz w:val="22"/>
          <w:szCs w:val="22"/>
        </w:rPr>
        <w:t>NDA</w:t>
      </w:r>
      <w:r w:rsidRPr="00D746A6">
        <w:rPr>
          <w:rFonts w:ascii="BBC Reith Sans" w:hAnsi="BBC Reith Sans" w:cs="BBC Reith Sans"/>
          <w:sz w:val="22"/>
          <w:szCs w:val="22"/>
        </w:rPr>
        <w:t xml:space="preserve"> </w:t>
      </w:r>
    </w:p>
    <w:p w14:paraId="63249DBD" w14:textId="2E95B013" w:rsidR="00CF0E49" w:rsidRPr="00D746A6" w:rsidRDefault="008F033F" w:rsidP="00304F09">
      <w:pPr>
        <w:pStyle w:val="ListParagraph"/>
        <w:numPr>
          <w:ilvl w:val="0"/>
          <w:numId w:val="51"/>
        </w:numPr>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Insurance</w:t>
      </w:r>
    </w:p>
    <w:p w14:paraId="13359BB5" w14:textId="1AEF001B" w:rsidR="008F033F" w:rsidRPr="00D746A6" w:rsidRDefault="008F033F" w:rsidP="00304F09">
      <w:pPr>
        <w:pStyle w:val="ListParagraph"/>
        <w:numPr>
          <w:ilvl w:val="0"/>
          <w:numId w:val="51"/>
        </w:numPr>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Environmental sustainability</w:t>
      </w:r>
    </w:p>
    <w:p w14:paraId="162ACE1A" w14:textId="6A214AD2" w:rsidR="008F033F" w:rsidRPr="00D746A6" w:rsidRDefault="004218BB" w:rsidP="00304F09">
      <w:pPr>
        <w:pStyle w:val="ListParagraph"/>
        <w:numPr>
          <w:ilvl w:val="0"/>
          <w:numId w:val="51"/>
        </w:numPr>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Real living wage</w:t>
      </w:r>
    </w:p>
    <w:p w14:paraId="1D0008F1" w14:textId="37CF1DC3" w:rsidR="00AA3B6D" w:rsidRPr="00D746A6" w:rsidRDefault="00AA3B6D" w:rsidP="00304F09">
      <w:pPr>
        <w:pStyle w:val="ListParagraph"/>
        <w:numPr>
          <w:ilvl w:val="0"/>
          <w:numId w:val="51"/>
        </w:numPr>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Insolvency and bankruptcy</w:t>
      </w:r>
    </w:p>
    <w:p w14:paraId="5832EA40" w14:textId="72E97070" w:rsidR="00AA1C0E" w:rsidRPr="00D746A6" w:rsidRDefault="00AA1C0E" w:rsidP="00304F09">
      <w:pPr>
        <w:pStyle w:val="ListParagraph"/>
        <w:numPr>
          <w:ilvl w:val="0"/>
          <w:numId w:val="51"/>
        </w:numPr>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Safeguarding</w:t>
      </w:r>
    </w:p>
    <w:p w14:paraId="78E8EC57" w14:textId="135F428B" w:rsidR="00890A3B" w:rsidRPr="00D746A6" w:rsidRDefault="00890A3B" w:rsidP="00304F09">
      <w:pPr>
        <w:pStyle w:val="ListParagraph"/>
        <w:numPr>
          <w:ilvl w:val="0"/>
          <w:numId w:val="51"/>
        </w:numPr>
        <w:ind w:left="851" w:hanging="284"/>
        <w:contextualSpacing w:val="0"/>
        <w:jc w:val="both"/>
        <w:rPr>
          <w:rFonts w:ascii="BBC Reith Sans" w:hAnsi="BBC Reith Sans" w:cs="BBC Reith Sans"/>
          <w:sz w:val="22"/>
          <w:szCs w:val="22"/>
        </w:rPr>
      </w:pPr>
      <w:r w:rsidRPr="00D746A6">
        <w:rPr>
          <w:rFonts w:ascii="BBC Reith Sans" w:eastAsia="Times New Roman" w:hAnsi="BBC Reith Sans" w:cs="BBC Reith Sans"/>
          <w:sz w:val="21"/>
          <w:szCs w:val="21"/>
          <w:lang w:eastAsia="en-GB"/>
        </w:rPr>
        <w:t xml:space="preserve">Delivering the Programme as a  UK production in line with Ofcom definitions: </w:t>
      </w:r>
      <w:hyperlink r:id="rId14" w:history="1">
        <w:r w:rsidRPr="00D746A6">
          <w:rPr>
            <w:rStyle w:val="Hyperlink"/>
            <w:rFonts w:ascii="BBC Reith Sans" w:hAnsi="BBC Reith Sans" w:cs="BBC Reith Sans"/>
            <w:color w:val="auto"/>
            <w:sz w:val="21"/>
            <w:szCs w:val="21"/>
          </w:rPr>
          <w:t>OFCOM definitions (pdf)</w:t>
        </w:r>
      </w:hyperlink>
      <w:r w:rsidRPr="00D746A6">
        <w:rPr>
          <w:rFonts w:ascii="BBC Reith Sans" w:hAnsi="BBC Reith Sans" w:cs="BBC Reith Sans"/>
          <w:sz w:val="21"/>
          <w:szCs w:val="21"/>
        </w:rPr>
        <w:t xml:space="preserve"> with a preference for productions delivered outside of London.  </w:t>
      </w:r>
    </w:p>
    <w:p w14:paraId="3C9B5C01" w14:textId="77777777" w:rsidR="00A832DC" w:rsidRPr="00D746A6" w:rsidRDefault="00A832DC" w:rsidP="00A832DC">
      <w:pPr>
        <w:pStyle w:val="ListParagraph"/>
        <w:ind w:left="851"/>
        <w:contextualSpacing w:val="0"/>
        <w:jc w:val="both"/>
        <w:rPr>
          <w:rFonts w:ascii="BBC Reith Sans" w:hAnsi="BBC Reith Sans" w:cs="BBC Reith Sans"/>
          <w:sz w:val="22"/>
          <w:szCs w:val="22"/>
        </w:rPr>
      </w:pPr>
    </w:p>
    <w:p w14:paraId="50124891" w14:textId="3B1BE6F8" w:rsidR="00D56F4B" w:rsidRPr="00D746A6" w:rsidRDefault="00CF0E49" w:rsidP="00014387">
      <w:pPr>
        <w:pStyle w:val="Heading6"/>
        <w:rPr>
          <w:color w:val="000000" w:themeColor="text1"/>
          <w:sz w:val="22"/>
          <w:szCs w:val="22"/>
        </w:rPr>
      </w:pPr>
      <w:r w:rsidRPr="00D746A6">
        <w:rPr>
          <w:rFonts w:ascii="BBC Reith Sans" w:hAnsi="BBC Reith Sans" w:cs="BBC Reith Sans"/>
          <w:b/>
          <w:bCs/>
          <w:color w:val="000000" w:themeColor="text1"/>
          <w:sz w:val="22"/>
          <w:szCs w:val="22"/>
        </w:rPr>
        <w:t>Evaluated e</w:t>
      </w:r>
      <w:r w:rsidR="00D56F4B" w:rsidRPr="00D746A6">
        <w:rPr>
          <w:rFonts w:ascii="BBC Reith Sans" w:hAnsi="BBC Reith Sans" w:cs="BBC Reith Sans"/>
          <w:b/>
          <w:bCs/>
          <w:color w:val="000000" w:themeColor="text1"/>
          <w:sz w:val="22"/>
          <w:szCs w:val="22"/>
        </w:rPr>
        <w:t>ligibility criteria</w:t>
      </w:r>
      <w:r w:rsidRPr="00D746A6">
        <w:rPr>
          <w:color w:val="000000" w:themeColor="text1"/>
          <w:sz w:val="22"/>
          <w:szCs w:val="22"/>
        </w:rPr>
        <w:t xml:space="preserve">:  </w:t>
      </w:r>
      <w:r w:rsidR="009C6AA3" w:rsidRPr="00D746A6">
        <w:rPr>
          <w:color w:val="000000" w:themeColor="text1"/>
          <w:sz w:val="22"/>
          <w:szCs w:val="22"/>
        </w:rPr>
        <w:t xml:space="preserve"> </w:t>
      </w:r>
    </w:p>
    <w:p w14:paraId="336346E2" w14:textId="2B8FF99D" w:rsidR="00A93759" w:rsidRPr="00D746A6" w:rsidRDefault="00A93759" w:rsidP="00304F09">
      <w:pPr>
        <w:pStyle w:val="ListParagraph"/>
        <w:numPr>
          <w:ilvl w:val="0"/>
          <w:numId w:val="62"/>
        </w:numPr>
        <w:spacing w:before="120" w:after="120"/>
        <w:ind w:left="284" w:firstLine="0"/>
        <w:contextualSpacing w:val="0"/>
        <w:jc w:val="both"/>
        <w:rPr>
          <w:rFonts w:ascii="BBC Reith Sans" w:hAnsi="BBC Reith Sans" w:cs="BBC Reith Sans"/>
          <w:b/>
          <w:bCs/>
          <w:sz w:val="22"/>
          <w:szCs w:val="22"/>
        </w:rPr>
      </w:pPr>
      <w:r w:rsidRPr="00D746A6">
        <w:rPr>
          <w:rFonts w:ascii="BBC Reith Sans" w:hAnsi="BBC Reith Sans" w:cs="BBC Reith Sans"/>
          <w:b/>
          <w:bCs/>
          <w:sz w:val="22"/>
          <w:szCs w:val="22"/>
        </w:rPr>
        <w:t xml:space="preserve">Recent (past 5 years) and relevant production experience of:  - </w:t>
      </w:r>
      <w:r w:rsidR="00742ECA" w:rsidRPr="00D746A6">
        <w:rPr>
          <w:rFonts w:ascii="BBC Reith Sans" w:hAnsi="BBC Reith Sans" w:cs="BBC Reith Sans"/>
          <w:b/>
          <w:bCs/>
          <w:sz w:val="22"/>
          <w:szCs w:val="22"/>
        </w:rPr>
        <w:t>80</w:t>
      </w:r>
      <w:r w:rsidRPr="00D746A6">
        <w:rPr>
          <w:rFonts w:ascii="BBC Reith Sans" w:hAnsi="BBC Reith Sans" w:cs="BBC Reith Sans"/>
          <w:b/>
          <w:bCs/>
          <w:sz w:val="22"/>
          <w:szCs w:val="22"/>
        </w:rPr>
        <w:t xml:space="preserve">% </w:t>
      </w:r>
    </w:p>
    <w:p w14:paraId="4CEE6F57" w14:textId="593E92BD" w:rsidR="00503224" w:rsidRPr="00D746A6" w:rsidRDefault="00503224" w:rsidP="00304F09">
      <w:pPr>
        <w:pStyle w:val="Default"/>
        <w:numPr>
          <w:ilvl w:val="0"/>
          <w:numId w:val="63"/>
        </w:numPr>
        <w:adjustRightInd/>
        <w:spacing w:before="120" w:after="120"/>
        <w:ind w:left="1134" w:hanging="425"/>
        <w:jc w:val="both"/>
        <w:rPr>
          <w:rFonts w:ascii="BBC Reith Sans" w:hAnsi="BBC Reith Sans" w:cs="BBC Reith Sans"/>
          <w:color w:val="auto"/>
          <w:sz w:val="22"/>
          <w:szCs w:val="22"/>
          <w:lang w:eastAsia="ja-JP"/>
        </w:rPr>
      </w:pPr>
      <w:r w:rsidRPr="00D746A6">
        <w:rPr>
          <w:rFonts w:ascii="BBC Reith Sans" w:hAnsi="BBC Reith Sans" w:cs="BBC Reith Sans"/>
          <w:color w:val="auto"/>
          <w:sz w:val="22"/>
          <w:szCs w:val="22"/>
        </w:rPr>
        <w:t xml:space="preserve">Producing and delivering </w:t>
      </w:r>
      <w:r w:rsidR="009522B4" w:rsidRPr="00D746A6">
        <w:rPr>
          <w:rFonts w:ascii="BBC Reith Sans" w:hAnsi="BBC Reith Sans" w:cs="BBC Reith Sans"/>
          <w:color w:val="auto"/>
          <w:sz w:val="22"/>
          <w:szCs w:val="22"/>
        </w:rPr>
        <w:t xml:space="preserve">animated adventure </w:t>
      </w:r>
      <w:r w:rsidRPr="00D746A6">
        <w:rPr>
          <w:rFonts w:ascii="BBC Reith Sans" w:hAnsi="BBC Reith Sans" w:cs="BBC Reith Sans"/>
          <w:b/>
          <w:bCs/>
          <w:color w:val="auto"/>
          <w:sz w:val="22"/>
          <w:szCs w:val="22"/>
        </w:rPr>
        <w:t xml:space="preserve">series of scale, </w:t>
      </w:r>
      <w:r w:rsidRPr="00D746A6">
        <w:rPr>
          <w:rFonts w:ascii="BBC Reith Sans" w:hAnsi="BBC Reith Sans" w:cs="BBC Reith Sans"/>
          <w:color w:val="auto"/>
          <w:sz w:val="22"/>
          <w:szCs w:val="22"/>
        </w:rPr>
        <w:t>i.e. a minimum-</w:t>
      </w:r>
      <w:r w:rsidR="00254125" w:rsidRPr="00D746A6">
        <w:rPr>
          <w:rFonts w:ascii="BBC Reith Sans" w:hAnsi="BBC Reith Sans" w:cs="BBC Reith Sans"/>
          <w:color w:val="auto"/>
          <w:sz w:val="22"/>
          <w:szCs w:val="22"/>
        </w:rPr>
        <w:t xml:space="preserve"> of 12 hours</w:t>
      </w:r>
      <w:r w:rsidR="002F6AF8" w:rsidRPr="00D746A6">
        <w:rPr>
          <w:rFonts w:ascii="BBC Reith Sans" w:hAnsi="BBC Reith Sans" w:cs="BBC Reith Sans"/>
          <w:color w:val="auto"/>
          <w:sz w:val="22"/>
          <w:szCs w:val="22"/>
        </w:rPr>
        <w:t xml:space="preserve"> for</w:t>
      </w:r>
      <w:r w:rsidRPr="00D746A6">
        <w:rPr>
          <w:rFonts w:ascii="BBC Reith Sans" w:hAnsi="BBC Reith Sans" w:cs="BBC Reith Sans"/>
          <w:color w:val="auto"/>
          <w:sz w:val="22"/>
          <w:szCs w:val="22"/>
        </w:rPr>
        <w:t xml:space="preserve"> </w:t>
      </w:r>
      <w:r w:rsidR="002F6AF8" w:rsidRPr="00D746A6">
        <w:rPr>
          <w:rFonts w:ascii="BBC Reith Sans" w:hAnsi="BBC Reith Sans" w:cs="BBC Reith Sans"/>
          <w:color w:val="auto"/>
          <w:sz w:val="22"/>
          <w:szCs w:val="22"/>
        </w:rPr>
        <w:t xml:space="preserve">a television broadcaster and/or SVOD </w:t>
      </w:r>
      <w:proofErr w:type="gramStart"/>
      <w:r w:rsidR="002F6AF8" w:rsidRPr="00D746A6">
        <w:rPr>
          <w:rFonts w:ascii="BBC Reith Sans" w:hAnsi="BBC Reith Sans" w:cs="BBC Reith Sans"/>
          <w:color w:val="auto"/>
          <w:sz w:val="22"/>
          <w:szCs w:val="22"/>
        </w:rPr>
        <w:t>service</w:t>
      </w:r>
      <w:r w:rsidR="009F318E" w:rsidRPr="00D746A6">
        <w:rPr>
          <w:rFonts w:ascii="BBC Reith Sans" w:hAnsi="BBC Reith Sans" w:cs="BBC Reith Sans"/>
          <w:color w:val="auto"/>
          <w:sz w:val="22"/>
          <w:szCs w:val="22"/>
        </w:rPr>
        <w:t>;</w:t>
      </w:r>
      <w:proofErr w:type="gramEnd"/>
      <w:r w:rsidR="002F6AF8" w:rsidRPr="00D746A6">
        <w:rPr>
          <w:rFonts w:ascii="BBC Reith Sans" w:hAnsi="BBC Reith Sans" w:cs="BBC Reith Sans"/>
          <w:color w:val="auto"/>
          <w:sz w:val="22"/>
          <w:szCs w:val="22"/>
        </w:rPr>
        <w:t xml:space="preserve"> </w:t>
      </w:r>
    </w:p>
    <w:p w14:paraId="5CD2D52B" w14:textId="4D7EA572" w:rsidR="00BB7A34" w:rsidRPr="00D746A6" w:rsidRDefault="00BB7A34" w:rsidP="00304F09">
      <w:pPr>
        <w:pStyle w:val="Default"/>
        <w:numPr>
          <w:ilvl w:val="0"/>
          <w:numId w:val="63"/>
        </w:numPr>
        <w:adjustRightInd/>
        <w:spacing w:before="120" w:after="120"/>
        <w:ind w:left="1134" w:hanging="425"/>
        <w:jc w:val="both"/>
        <w:rPr>
          <w:rFonts w:ascii="BBC Reith Sans" w:hAnsi="BBC Reith Sans" w:cs="BBC Reith Sans"/>
          <w:color w:val="auto"/>
          <w:sz w:val="22"/>
          <w:szCs w:val="22"/>
        </w:rPr>
      </w:pPr>
      <w:r w:rsidRPr="00D746A6">
        <w:rPr>
          <w:rFonts w:ascii="BBC Reith Sans" w:hAnsi="BBC Reith Sans" w:cs="BBC Reith Sans"/>
          <w:color w:val="auto"/>
          <w:sz w:val="22"/>
          <w:szCs w:val="22"/>
        </w:rPr>
        <w:t xml:space="preserve">Experience of </w:t>
      </w:r>
      <w:r w:rsidR="00402C2B" w:rsidRPr="00D746A6">
        <w:rPr>
          <w:rFonts w:ascii="BBC Reith Sans" w:hAnsi="BBC Reith Sans" w:cs="BBC Reith Sans"/>
          <w:color w:val="auto"/>
          <w:sz w:val="22"/>
          <w:szCs w:val="22"/>
        </w:rPr>
        <w:t xml:space="preserve">producing </w:t>
      </w:r>
      <w:r w:rsidRPr="00D746A6">
        <w:rPr>
          <w:rFonts w:ascii="BBC Reith Sans" w:hAnsi="BBC Reith Sans" w:cs="BBC Reith Sans"/>
          <w:color w:val="auto"/>
          <w:sz w:val="22"/>
          <w:szCs w:val="22"/>
        </w:rPr>
        <w:t xml:space="preserve">Children’s programming </w:t>
      </w:r>
      <w:r w:rsidR="00402C2B" w:rsidRPr="00D746A6">
        <w:rPr>
          <w:rFonts w:ascii="BBC Reith Sans" w:hAnsi="BBC Reith Sans" w:cs="BBC Reith Sans"/>
          <w:color w:val="auto"/>
          <w:sz w:val="22"/>
          <w:szCs w:val="22"/>
        </w:rPr>
        <w:t xml:space="preserve">is </w:t>
      </w:r>
      <w:proofErr w:type="gramStart"/>
      <w:r w:rsidRPr="00D746A6">
        <w:rPr>
          <w:rFonts w:ascii="BBC Reith Sans" w:hAnsi="BBC Reith Sans" w:cs="BBC Reith Sans"/>
          <w:color w:val="auto"/>
          <w:sz w:val="22"/>
          <w:szCs w:val="22"/>
        </w:rPr>
        <w:t>essential;</w:t>
      </w:r>
      <w:proofErr w:type="gramEnd"/>
    </w:p>
    <w:p w14:paraId="72323A57" w14:textId="04C913A5" w:rsidR="00503224" w:rsidRPr="00D746A6" w:rsidRDefault="00FE054C" w:rsidP="00BB7A34">
      <w:pPr>
        <w:pStyle w:val="Default"/>
        <w:numPr>
          <w:ilvl w:val="0"/>
          <w:numId w:val="63"/>
        </w:numPr>
        <w:adjustRightInd/>
        <w:spacing w:before="120" w:after="120"/>
        <w:ind w:left="1134" w:hanging="425"/>
        <w:jc w:val="both"/>
        <w:rPr>
          <w:rFonts w:ascii="BBC Reith Sans" w:hAnsi="BBC Reith Sans" w:cs="BBC Reith Sans"/>
          <w:color w:val="auto"/>
          <w:sz w:val="22"/>
          <w:szCs w:val="22"/>
        </w:rPr>
      </w:pPr>
      <w:r w:rsidRPr="00D746A6">
        <w:rPr>
          <w:rFonts w:ascii="BBC Reith Sans" w:hAnsi="BBC Reith Sans" w:cs="BBC Reith Sans"/>
          <w:color w:val="auto"/>
          <w:sz w:val="22"/>
          <w:szCs w:val="22"/>
        </w:rPr>
        <w:lastRenderedPageBreak/>
        <w:t xml:space="preserve">Securing </w:t>
      </w:r>
      <w:r w:rsidR="00F601C6" w:rsidRPr="00D746A6">
        <w:rPr>
          <w:rFonts w:ascii="BBC Reith Sans" w:hAnsi="BBC Reith Sans" w:cs="BBC Reith Sans"/>
          <w:b/>
          <w:bCs/>
          <w:color w:val="000000" w:themeColor="text1"/>
          <w:sz w:val="22"/>
          <w:szCs w:val="22"/>
        </w:rPr>
        <w:t>production</w:t>
      </w:r>
      <w:r w:rsidR="006B2BA6" w:rsidRPr="00D746A6">
        <w:rPr>
          <w:rFonts w:ascii="BBC Reith Sans" w:hAnsi="BBC Reith Sans" w:cs="BBC Reith Sans"/>
          <w:b/>
          <w:bCs/>
          <w:color w:val="000000" w:themeColor="text1"/>
          <w:sz w:val="22"/>
          <w:szCs w:val="22"/>
        </w:rPr>
        <w:t xml:space="preserve"> </w:t>
      </w:r>
      <w:r w:rsidR="00503224" w:rsidRPr="00D746A6">
        <w:rPr>
          <w:rFonts w:ascii="BBC Reith Sans" w:hAnsi="BBC Reith Sans" w:cs="BBC Reith Sans"/>
          <w:b/>
          <w:bCs/>
          <w:color w:val="000000" w:themeColor="text1"/>
          <w:sz w:val="22"/>
          <w:szCs w:val="22"/>
        </w:rPr>
        <w:t xml:space="preserve">talent </w:t>
      </w:r>
      <w:r w:rsidR="00503224" w:rsidRPr="00D746A6">
        <w:rPr>
          <w:rFonts w:ascii="BBC Reith Sans" w:hAnsi="BBC Reith Sans" w:cs="BBC Reith Sans"/>
          <w:color w:val="auto"/>
          <w:sz w:val="22"/>
          <w:szCs w:val="22"/>
        </w:rPr>
        <w:t xml:space="preserve">with </w:t>
      </w:r>
      <w:r w:rsidR="00E968D7" w:rsidRPr="00D746A6">
        <w:rPr>
          <w:rFonts w:ascii="BBC Reith Sans" w:hAnsi="BBC Reith Sans" w:cs="BBC Reith Sans"/>
          <w:color w:val="auto"/>
          <w:sz w:val="22"/>
          <w:szCs w:val="22"/>
        </w:rPr>
        <w:t xml:space="preserve">a </w:t>
      </w:r>
      <w:r w:rsidR="00503224" w:rsidRPr="00D746A6">
        <w:rPr>
          <w:rFonts w:ascii="BBC Reith Sans" w:hAnsi="BBC Reith Sans" w:cs="BBC Reith Sans"/>
          <w:color w:val="auto"/>
          <w:sz w:val="22"/>
          <w:szCs w:val="22"/>
        </w:rPr>
        <w:t xml:space="preserve">successful track record in delivering </w:t>
      </w:r>
      <w:r w:rsidR="00503224" w:rsidRPr="00D746A6">
        <w:rPr>
          <w:rFonts w:ascii="BBC Reith Sans" w:hAnsi="BBC Reith Sans" w:cs="BBC Reith Sans"/>
          <w:b/>
          <w:bCs/>
          <w:color w:val="auto"/>
          <w:sz w:val="22"/>
          <w:szCs w:val="22"/>
        </w:rPr>
        <w:t xml:space="preserve">programming for </w:t>
      </w:r>
      <w:r w:rsidR="009522B4" w:rsidRPr="00D746A6">
        <w:rPr>
          <w:rFonts w:ascii="BBC Reith Sans" w:hAnsi="BBC Reith Sans" w:cs="BBC Reith Sans"/>
          <w:b/>
          <w:bCs/>
          <w:color w:val="auto"/>
          <w:sz w:val="22"/>
          <w:szCs w:val="22"/>
        </w:rPr>
        <w:t xml:space="preserve">younger </w:t>
      </w:r>
      <w:r w:rsidR="00503224" w:rsidRPr="00D746A6">
        <w:rPr>
          <w:rFonts w:ascii="BBC Reith Sans" w:hAnsi="BBC Reith Sans" w:cs="BBC Reith Sans"/>
          <w:b/>
          <w:bCs/>
          <w:color w:val="auto"/>
          <w:sz w:val="22"/>
          <w:szCs w:val="22"/>
        </w:rPr>
        <w:t>audience</w:t>
      </w:r>
      <w:r w:rsidR="009522B4" w:rsidRPr="00D746A6">
        <w:rPr>
          <w:rFonts w:ascii="BBC Reith Sans" w:hAnsi="BBC Reith Sans" w:cs="BBC Reith Sans"/>
          <w:b/>
          <w:bCs/>
          <w:color w:val="auto"/>
          <w:sz w:val="22"/>
          <w:szCs w:val="22"/>
        </w:rPr>
        <w:t>s</w:t>
      </w:r>
      <w:r w:rsidR="00503224" w:rsidRPr="00D746A6">
        <w:rPr>
          <w:rFonts w:ascii="BBC Reith Sans" w:hAnsi="BBC Reith Sans" w:cs="BBC Reith Sans"/>
          <w:b/>
          <w:bCs/>
          <w:color w:val="auto"/>
          <w:sz w:val="22"/>
          <w:szCs w:val="22"/>
        </w:rPr>
        <w:t>.</w:t>
      </w:r>
      <w:r w:rsidR="00503224" w:rsidRPr="00D746A6">
        <w:rPr>
          <w:rFonts w:ascii="BBC Reith Sans" w:hAnsi="BBC Reith Sans" w:cs="BBC Reith Sans"/>
          <w:color w:val="auto"/>
          <w:sz w:val="22"/>
          <w:szCs w:val="22"/>
        </w:rPr>
        <w:t xml:space="preserve">  </w:t>
      </w:r>
    </w:p>
    <w:p w14:paraId="28F98438" w14:textId="0428A9AA" w:rsidR="003828DD" w:rsidRPr="00D746A6" w:rsidRDefault="003828DD" w:rsidP="00304F09">
      <w:pPr>
        <w:pStyle w:val="ListParagraph"/>
        <w:numPr>
          <w:ilvl w:val="0"/>
          <w:numId w:val="62"/>
        </w:numPr>
        <w:spacing w:before="360" w:after="120"/>
        <w:ind w:left="284" w:firstLine="0"/>
        <w:contextualSpacing w:val="0"/>
        <w:jc w:val="both"/>
        <w:rPr>
          <w:rFonts w:ascii="BBC Reith Sans" w:hAnsi="BBC Reith Sans" w:cs="BBC Reith Sans"/>
          <w:b/>
          <w:bCs/>
          <w:sz w:val="22"/>
          <w:szCs w:val="22"/>
        </w:rPr>
      </w:pPr>
      <w:r w:rsidRPr="00D746A6">
        <w:rPr>
          <w:rFonts w:ascii="BBC Reith Sans" w:hAnsi="BBC Reith Sans" w:cs="BBC Reith Sans"/>
          <w:b/>
          <w:bCs/>
          <w:sz w:val="22"/>
          <w:szCs w:val="22"/>
        </w:rPr>
        <w:t>Production policies compliance (Editorial, E&amp;O, H&amp;S</w:t>
      </w:r>
      <w:r w:rsidR="00735786" w:rsidRPr="00D746A6">
        <w:rPr>
          <w:rFonts w:ascii="BBC Reith Sans" w:hAnsi="BBC Reith Sans" w:cs="BBC Reith Sans"/>
          <w:b/>
          <w:bCs/>
          <w:sz w:val="22"/>
          <w:szCs w:val="22"/>
        </w:rPr>
        <w:t>, safeguarding</w:t>
      </w:r>
      <w:r w:rsidRPr="00D746A6">
        <w:rPr>
          <w:rFonts w:ascii="BBC Reith Sans" w:hAnsi="BBC Reith Sans" w:cs="BBC Reith Sans"/>
          <w:b/>
          <w:bCs/>
          <w:sz w:val="22"/>
          <w:szCs w:val="22"/>
        </w:rPr>
        <w:t xml:space="preserve">) – </w:t>
      </w:r>
      <w:r w:rsidR="00742ECA" w:rsidRPr="00D746A6">
        <w:rPr>
          <w:rFonts w:ascii="BBC Reith Sans" w:hAnsi="BBC Reith Sans" w:cs="BBC Reith Sans"/>
          <w:b/>
          <w:bCs/>
          <w:sz w:val="22"/>
          <w:szCs w:val="22"/>
        </w:rPr>
        <w:t>1</w:t>
      </w:r>
      <w:r w:rsidRPr="00D746A6">
        <w:rPr>
          <w:rFonts w:ascii="BBC Reith Sans" w:hAnsi="BBC Reith Sans" w:cs="BBC Reith Sans"/>
          <w:b/>
          <w:bCs/>
          <w:sz w:val="22"/>
          <w:szCs w:val="22"/>
        </w:rPr>
        <w:t>5%</w:t>
      </w:r>
    </w:p>
    <w:p w14:paraId="750EC141" w14:textId="77777777" w:rsidR="003828DD" w:rsidRPr="00D746A6" w:rsidRDefault="003828DD" w:rsidP="00304F09">
      <w:pPr>
        <w:pStyle w:val="ListParagraph"/>
        <w:numPr>
          <w:ilvl w:val="0"/>
          <w:numId w:val="62"/>
        </w:numPr>
        <w:spacing w:before="360" w:after="120"/>
        <w:ind w:left="284" w:firstLine="0"/>
        <w:contextualSpacing w:val="0"/>
        <w:jc w:val="both"/>
        <w:rPr>
          <w:rFonts w:ascii="BBC Reith Sans" w:hAnsi="BBC Reith Sans" w:cs="BBC Reith Sans"/>
          <w:b/>
          <w:bCs/>
          <w:sz w:val="22"/>
          <w:szCs w:val="22"/>
        </w:rPr>
      </w:pPr>
      <w:r w:rsidRPr="00D746A6">
        <w:rPr>
          <w:rFonts w:ascii="BBC Reith Sans" w:hAnsi="BBC Reith Sans" w:cs="BBC Reith Sans"/>
          <w:b/>
          <w:bCs/>
          <w:sz w:val="22"/>
          <w:szCs w:val="22"/>
        </w:rPr>
        <w:t>Conflict of interest – 5%</w:t>
      </w:r>
    </w:p>
    <w:p w14:paraId="6BCD8182" w14:textId="2CF42409" w:rsidR="00317038" w:rsidRPr="00D746A6" w:rsidRDefault="00317038" w:rsidP="00E12E1D">
      <w:pPr>
        <w:spacing w:before="120" w:after="120"/>
        <w:ind w:left="284"/>
        <w:jc w:val="both"/>
        <w:rPr>
          <w:rFonts w:ascii="BBC Reith Sans" w:hAnsi="BBC Reith Sans" w:cs="BBC Reith Sans"/>
          <w:b/>
          <w:bCs/>
          <w:u w:val="single"/>
        </w:rPr>
      </w:pPr>
    </w:p>
    <w:p w14:paraId="5FA147C0" w14:textId="7D60208B" w:rsidR="001A1F54" w:rsidRPr="00D746A6" w:rsidRDefault="00317038" w:rsidP="00014387">
      <w:pPr>
        <w:pStyle w:val="Heading6"/>
        <w:rPr>
          <w:rFonts w:ascii="BBC Reith Sans" w:hAnsi="BBC Reith Sans" w:cs="BBC Reith Sans"/>
          <w:b/>
          <w:bCs/>
          <w:color w:val="000000" w:themeColor="text1"/>
          <w:sz w:val="22"/>
          <w:szCs w:val="22"/>
        </w:rPr>
      </w:pPr>
      <w:r w:rsidRPr="00D746A6">
        <w:rPr>
          <w:rFonts w:ascii="BBC Reith Sans" w:hAnsi="BBC Reith Sans" w:cs="BBC Reith Sans"/>
          <w:b/>
          <w:bCs/>
          <w:color w:val="000000" w:themeColor="text1"/>
          <w:sz w:val="22"/>
          <w:szCs w:val="22"/>
        </w:rPr>
        <w:t>Eligibility scoring method:</w:t>
      </w:r>
    </w:p>
    <w:p w14:paraId="5E0E5E85" w14:textId="49A9E935" w:rsidR="00317038" w:rsidRPr="00D746A6" w:rsidRDefault="007A28C7" w:rsidP="00304F09">
      <w:pPr>
        <w:pStyle w:val="ListParagraph"/>
        <w:numPr>
          <w:ilvl w:val="0"/>
          <w:numId w:val="51"/>
        </w:numPr>
        <w:spacing w:before="120"/>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 xml:space="preserve">The pass / fail eligibility questions will be </w:t>
      </w:r>
      <w:r w:rsidR="00770115" w:rsidRPr="00D746A6">
        <w:rPr>
          <w:rFonts w:ascii="BBC Reith Sans" w:hAnsi="BBC Reith Sans" w:cs="BBC Reith Sans"/>
          <w:sz w:val="22"/>
          <w:szCs w:val="22"/>
        </w:rPr>
        <w:t>checked</w:t>
      </w:r>
      <w:r w:rsidRPr="00D746A6">
        <w:rPr>
          <w:rFonts w:ascii="BBC Reith Sans" w:hAnsi="BBC Reith Sans" w:cs="BBC Reith Sans"/>
          <w:sz w:val="22"/>
          <w:szCs w:val="22"/>
        </w:rPr>
        <w:t xml:space="preserve"> first and only those </w:t>
      </w:r>
      <w:r w:rsidR="00FD2368" w:rsidRPr="00D746A6">
        <w:rPr>
          <w:rFonts w:ascii="BBC Reith Sans" w:hAnsi="BBC Reith Sans" w:cs="BBC Reith Sans"/>
          <w:sz w:val="22"/>
          <w:szCs w:val="22"/>
        </w:rPr>
        <w:t xml:space="preserve">producers </w:t>
      </w:r>
      <w:r w:rsidRPr="00D746A6">
        <w:rPr>
          <w:rFonts w:ascii="BBC Reith Sans" w:hAnsi="BBC Reith Sans" w:cs="BBC Reith Sans"/>
          <w:sz w:val="22"/>
          <w:szCs w:val="22"/>
        </w:rPr>
        <w:t xml:space="preserve">that pass </w:t>
      </w:r>
      <w:r w:rsidR="00A65033" w:rsidRPr="00D746A6">
        <w:rPr>
          <w:rFonts w:ascii="BBC Reith Sans" w:hAnsi="BBC Reith Sans" w:cs="BBC Reith Sans"/>
          <w:sz w:val="22"/>
          <w:szCs w:val="22"/>
        </w:rPr>
        <w:t xml:space="preserve">them </w:t>
      </w:r>
      <w:r w:rsidRPr="00D746A6">
        <w:rPr>
          <w:rFonts w:ascii="BBC Reith Sans" w:hAnsi="BBC Reith Sans" w:cs="BBC Reith Sans"/>
          <w:sz w:val="22"/>
          <w:szCs w:val="22"/>
        </w:rPr>
        <w:t xml:space="preserve">will have the rest of the form </w:t>
      </w:r>
      <w:r w:rsidR="0079267C" w:rsidRPr="00D746A6">
        <w:rPr>
          <w:rFonts w:ascii="BBC Reith Sans" w:hAnsi="BBC Reith Sans" w:cs="BBC Reith Sans"/>
          <w:sz w:val="22"/>
          <w:szCs w:val="22"/>
        </w:rPr>
        <w:t xml:space="preserve">or the short proposal </w:t>
      </w:r>
      <w:r w:rsidRPr="00D746A6">
        <w:rPr>
          <w:rFonts w:ascii="BBC Reith Sans" w:hAnsi="BBC Reith Sans" w:cs="BBC Reith Sans"/>
          <w:sz w:val="22"/>
          <w:szCs w:val="22"/>
        </w:rPr>
        <w:t xml:space="preserve">evaluated.  </w:t>
      </w:r>
    </w:p>
    <w:p w14:paraId="389CEB98" w14:textId="03F6C544" w:rsidR="00317038" w:rsidRPr="00D746A6" w:rsidRDefault="007A28C7" w:rsidP="00304F09">
      <w:pPr>
        <w:pStyle w:val="ListParagraph"/>
        <w:numPr>
          <w:ilvl w:val="0"/>
          <w:numId w:val="51"/>
        </w:numPr>
        <w:spacing w:before="120"/>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 xml:space="preserve">Each evaluated </w:t>
      </w:r>
      <w:r w:rsidR="00770115" w:rsidRPr="00D746A6">
        <w:rPr>
          <w:rFonts w:ascii="BBC Reith Sans" w:hAnsi="BBC Reith Sans" w:cs="BBC Reith Sans"/>
          <w:sz w:val="22"/>
          <w:szCs w:val="22"/>
        </w:rPr>
        <w:t xml:space="preserve">eligibility </w:t>
      </w:r>
      <w:r w:rsidRPr="00D746A6">
        <w:rPr>
          <w:rFonts w:ascii="BBC Reith Sans" w:hAnsi="BBC Reith Sans" w:cs="BBC Reith Sans"/>
          <w:sz w:val="22"/>
          <w:szCs w:val="22"/>
        </w:rPr>
        <w:t>criterion will be scored on a scale of 1</w:t>
      </w:r>
      <w:r w:rsidR="00A708F7" w:rsidRPr="00D746A6">
        <w:rPr>
          <w:rFonts w:ascii="BBC Reith Sans" w:hAnsi="BBC Reith Sans" w:cs="BBC Reith Sans"/>
          <w:sz w:val="22"/>
          <w:szCs w:val="22"/>
        </w:rPr>
        <w:t xml:space="preserve"> to </w:t>
      </w:r>
      <w:r w:rsidRPr="00D746A6">
        <w:rPr>
          <w:rFonts w:ascii="BBC Reith Sans" w:hAnsi="BBC Reith Sans" w:cs="BBC Reith Sans"/>
          <w:sz w:val="22"/>
          <w:szCs w:val="22"/>
        </w:rPr>
        <w:t xml:space="preserve">10 with 1 being the lowest </w:t>
      </w:r>
      <w:r w:rsidR="003B414C" w:rsidRPr="00D746A6">
        <w:rPr>
          <w:rFonts w:ascii="BBC Reith Sans" w:hAnsi="BBC Reith Sans" w:cs="BBC Reith Sans"/>
          <w:sz w:val="22"/>
          <w:szCs w:val="22"/>
        </w:rPr>
        <w:t>and 10 the highest</w:t>
      </w:r>
      <w:r w:rsidRPr="00D746A6">
        <w:rPr>
          <w:rFonts w:ascii="BBC Reith Sans" w:hAnsi="BBC Reith Sans" w:cs="BBC Reith Sans"/>
          <w:sz w:val="22"/>
          <w:szCs w:val="22"/>
        </w:rPr>
        <w:t xml:space="preserve">.  </w:t>
      </w:r>
    </w:p>
    <w:p w14:paraId="25026710" w14:textId="77777777" w:rsidR="00317038" w:rsidRPr="00D746A6" w:rsidRDefault="007A28C7" w:rsidP="00304F09">
      <w:pPr>
        <w:pStyle w:val="ListParagraph"/>
        <w:numPr>
          <w:ilvl w:val="0"/>
          <w:numId w:val="51"/>
        </w:numPr>
        <w:spacing w:before="120"/>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 xml:space="preserve">Producers with the best answers will score the highest. </w:t>
      </w:r>
      <w:r w:rsidR="003B414C" w:rsidRPr="00D746A6">
        <w:rPr>
          <w:rFonts w:ascii="BBC Reith Sans" w:hAnsi="BBC Reith Sans" w:cs="BBC Reith Sans"/>
          <w:sz w:val="22"/>
          <w:szCs w:val="22"/>
        </w:rPr>
        <w:t>S</w:t>
      </w:r>
      <w:r w:rsidRPr="00D746A6">
        <w:rPr>
          <w:rFonts w:ascii="BBC Reith Sans" w:hAnsi="BBC Reith Sans" w:cs="BBC Reith Sans"/>
          <w:sz w:val="22"/>
          <w:szCs w:val="22"/>
        </w:rPr>
        <w:t xml:space="preserve">cores will be multiplied by the criterion weighting and the resulting weighted scores (one per question) will be added </w:t>
      </w:r>
      <w:proofErr w:type="gramStart"/>
      <w:r w:rsidRPr="00D746A6">
        <w:rPr>
          <w:rFonts w:ascii="BBC Reith Sans" w:hAnsi="BBC Reith Sans" w:cs="BBC Reith Sans"/>
          <w:sz w:val="22"/>
          <w:szCs w:val="22"/>
        </w:rPr>
        <w:t>in order to</w:t>
      </w:r>
      <w:proofErr w:type="gramEnd"/>
      <w:r w:rsidRPr="00D746A6">
        <w:rPr>
          <w:rFonts w:ascii="BBC Reith Sans" w:hAnsi="BBC Reith Sans" w:cs="BBC Reith Sans"/>
          <w:sz w:val="22"/>
          <w:szCs w:val="22"/>
        </w:rPr>
        <w:t xml:space="preserve"> determine the total score.  </w:t>
      </w:r>
    </w:p>
    <w:p w14:paraId="2C76F5B5" w14:textId="27270788" w:rsidR="007A28C7" w:rsidRPr="00D746A6" w:rsidRDefault="007A28C7" w:rsidP="00304F09">
      <w:pPr>
        <w:pStyle w:val="ListParagraph"/>
        <w:numPr>
          <w:ilvl w:val="0"/>
          <w:numId w:val="51"/>
        </w:numPr>
        <w:spacing w:before="120"/>
        <w:ind w:left="851" w:hanging="284"/>
        <w:contextualSpacing w:val="0"/>
        <w:jc w:val="both"/>
        <w:rPr>
          <w:rFonts w:ascii="BBC Reith Sans" w:hAnsi="BBC Reith Sans" w:cs="BBC Reith Sans"/>
          <w:sz w:val="22"/>
          <w:szCs w:val="22"/>
        </w:rPr>
      </w:pPr>
      <w:r w:rsidRPr="00D746A6">
        <w:rPr>
          <w:rFonts w:ascii="BBC Reith Sans" w:hAnsi="BBC Reith Sans" w:cs="BBC Reith Sans"/>
          <w:sz w:val="22"/>
          <w:szCs w:val="22"/>
        </w:rPr>
        <w:t>Responses will be ranked in ascending order of scores</w:t>
      </w:r>
      <w:r w:rsidR="00FD2368" w:rsidRPr="00D746A6">
        <w:rPr>
          <w:rFonts w:ascii="BBC Reith Sans" w:hAnsi="BBC Reith Sans" w:cs="BBC Reith Sans"/>
          <w:sz w:val="22"/>
          <w:szCs w:val="22"/>
        </w:rPr>
        <w:t xml:space="preserve"> </w:t>
      </w:r>
      <w:r w:rsidR="0077747D" w:rsidRPr="00D746A6">
        <w:rPr>
          <w:rFonts w:ascii="BBC Reith Sans" w:hAnsi="BBC Reith Sans" w:cs="BBC Reith Sans"/>
          <w:sz w:val="22"/>
          <w:szCs w:val="22"/>
        </w:rPr>
        <w:t xml:space="preserve">and </w:t>
      </w:r>
      <w:r w:rsidR="00A42BE2" w:rsidRPr="00D746A6">
        <w:rPr>
          <w:rFonts w:ascii="BBC Reith Sans" w:hAnsi="BBC Reith Sans" w:cs="BBC Reith Sans"/>
          <w:sz w:val="22"/>
          <w:szCs w:val="22"/>
        </w:rPr>
        <w:t xml:space="preserve">only </w:t>
      </w:r>
      <w:r w:rsidR="0077747D" w:rsidRPr="00D746A6">
        <w:rPr>
          <w:rFonts w:ascii="BBC Reith Sans" w:hAnsi="BBC Reith Sans" w:cs="BBC Reith Sans"/>
          <w:sz w:val="22"/>
          <w:szCs w:val="22"/>
        </w:rPr>
        <w:t xml:space="preserve">the top scoring producers will have their short proposals evaluated.  </w:t>
      </w:r>
    </w:p>
    <w:p w14:paraId="1BC9804A" w14:textId="77777777" w:rsidR="00BB56E9" w:rsidRPr="00BB56E9" w:rsidRDefault="00BB56E9" w:rsidP="00BB56E9">
      <w:pPr>
        <w:pStyle w:val="ListParagraph"/>
        <w:spacing w:before="120"/>
        <w:ind w:left="851"/>
        <w:contextualSpacing w:val="0"/>
        <w:jc w:val="both"/>
        <w:rPr>
          <w:rFonts w:ascii="BBC Reith Sans" w:hAnsi="BBC Reith Sans" w:cs="BBC Reith Sans"/>
          <w:sz w:val="22"/>
          <w:szCs w:val="22"/>
        </w:rPr>
      </w:pPr>
    </w:p>
    <w:p w14:paraId="48461F4F" w14:textId="6A3D617D" w:rsidR="003828DD" w:rsidRPr="00BB56E9" w:rsidRDefault="00742ECA" w:rsidP="00BB56E9">
      <w:pPr>
        <w:pStyle w:val="Heading5"/>
        <w:ind w:left="284"/>
        <w:rPr>
          <w:rFonts w:ascii="BBC Reith Sans" w:hAnsi="BBC Reith Sans" w:cs="BBC Reith Sans"/>
          <w:b/>
          <w:bCs/>
          <w:color w:val="000000" w:themeColor="text1"/>
          <w:sz w:val="22"/>
          <w:szCs w:val="22"/>
          <w:u w:val="single"/>
        </w:rPr>
      </w:pPr>
      <w:r w:rsidRPr="00BB56E9">
        <w:rPr>
          <w:rFonts w:ascii="BBC Reith Sans" w:hAnsi="BBC Reith Sans" w:cs="BBC Reith Sans"/>
          <w:b/>
          <w:bCs/>
          <w:color w:val="000000" w:themeColor="text1"/>
          <w:sz w:val="22"/>
          <w:szCs w:val="22"/>
          <w:u w:val="single"/>
        </w:rPr>
        <w:t>SHORT PROPOSAL</w:t>
      </w:r>
    </w:p>
    <w:p w14:paraId="5291CA48" w14:textId="4B4AFC20" w:rsidR="002E0147" w:rsidRPr="00BB56E9" w:rsidRDefault="00890A3B" w:rsidP="00A8796A">
      <w:pPr>
        <w:spacing w:before="120" w:after="120"/>
        <w:ind w:left="284"/>
        <w:jc w:val="both"/>
        <w:rPr>
          <w:rFonts w:ascii="BBC Reith Sans" w:hAnsi="BBC Reith Sans" w:cs="BBC Reith Sans"/>
          <w:sz w:val="22"/>
          <w:szCs w:val="22"/>
        </w:rPr>
      </w:pPr>
      <w:r w:rsidRPr="00BB56E9">
        <w:rPr>
          <w:rFonts w:ascii="BBC Reith Sans" w:hAnsi="BBC Reith Sans" w:cs="BBC Reith Sans"/>
          <w:sz w:val="22"/>
          <w:szCs w:val="22"/>
        </w:rPr>
        <w:t>Alongside eligibility, p</w:t>
      </w:r>
      <w:r w:rsidR="003828DD" w:rsidRPr="00BB56E9">
        <w:rPr>
          <w:rFonts w:ascii="BBC Reith Sans" w:hAnsi="BBC Reith Sans" w:cs="BBC Reith Sans"/>
          <w:sz w:val="22"/>
          <w:szCs w:val="22"/>
        </w:rPr>
        <w:t xml:space="preserve">roducers will also be required to </w:t>
      </w:r>
      <w:r w:rsidR="003244D8" w:rsidRPr="00BB56E9">
        <w:rPr>
          <w:rFonts w:ascii="BBC Reith Sans" w:hAnsi="BBC Reith Sans" w:cs="BBC Reith Sans"/>
          <w:sz w:val="22"/>
          <w:szCs w:val="22"/>
        </w:rPr>
        <w:t>provide</w:t>
      </w:r>
      <w:r w:rsidR="003828DD" w:rsidRPr="00BB56E9">
        <w:rPr>
          <w:rFonts w:ascii="BBC Reith Sans" w:hAnsi="BBC Reith Sans" w:cs="BBC Reith Sans"/>
          <w:sz w:val="22"/>
          <w:szCs w:val="22"/>
        </w:rPr>
        <w:t xml:space="preserve"> a </w:t>
      </w:r>
      <w:r w:rsidR="003F23C1" w:rsidRPr="00BB56E9">
        <w:rPr>
          <w:rFonts w:ascii="BBC Reith Sans" w:hAnsi="BBC Reith Sans" w:cs="BBC Reith Sans"/>
          <w:sz w:val="22"/>
          <w:szCs w:val="22"/>
        </w:rPr>
        <w:t xml:space="preserve">short </w:t>
      </w:r>
      <w:r w:rsidR="003828DD" w:rsidRPr="00BB56E9">
        <w:rPr>
          <w:rFonts w:ascii="BBC Reith Sans" w:hAnsi="BBC Reith Sans" w:cs="BBC Reith Sans"/>
          <w:sz w:val="22"/>
          <w:szCs w:val="22"/>
        </w:rPr>
        <w:t xml:space="preserve">proposal </w:t>
      </w:r>
      <w:r w:rsidRPr="00BB56E9">
        <w:rPr>
          <w:rFonts w:ascii="BBC Reith Sans" w:hAnsi="BBC Reith Sans" w:cs="BBC Reith Sans"/>
          <w:sz w:val="22"/>
          <w:szCs w:val="22"/>
        </w:rPr>
        <w:t xml:space="preserve">at this first stage. The proposal should be up </w:t>
      </w:r>
      <w:r w:rsidR="003828DD" w:rsidRPr="00BB56E9">
        <w:rPr>
          <w:rFonts w:ascii="BBC Reith Sans" w:hAnsi="BBC Reith Sans" w:cs="BBC Reith Sans"/>
          <w:sz w:val="22"/>
          <w:szCs w:val="22"/>
        </w:rPr>
        <w:t xml:space="preserve">to </w:t>
      </w:r>
      <w:r w:rsidR="003828DD" w:rsidRPr="00BB56E9">
        <w:rPr>
          <w:rFonts w:ascii="BBC Reith Sans" w:hAnsi="BBC Reith Sans" w:cs="BBC Reith Sans"/>
          <w:b/>
          <w:bCs/>
          <w:sz w:val="22"/>
          <w:szCs w:val="22"/>
        </w:rPr>
        <w:t>two (2) pages of A4</w:t>
      </w:r>
      <w:r w:rsidR="00F67952" w:rsidRPr="00BB56E9">
        <w:rPr>
          <w:rFonts w:ascii="BBC Reith Sans" w:hAnsi="BBC Reith Sans" w:cs="BBC Reith Sans"/>
          <w:b/>
          <w:bCs/>
          <w:sz w:val="22"/>
          <w:szCs w:val="22"/>
        </w:rPr>
        <w:t xml:space="preserve"> </w:t>
      </w:r>
      <w:r w:rsidR="00F67952" w:rsidRPr="00BB56E9">
        <w:rPr>
          <w:rFonts w:ascii="BBC Reith Sans" w:hAnsi="BBC Reith Sans" w:cs="BBC Reith Sans"/>
          <w:sz w:val="22"/>
          <w:szCs w:val="22"/>
        </w:rPr>
        <w:t>(</w:t>
      </w:r>
      <w:r w:rsidR="00E16B70" w:rsidRPr="00BB56E9">
        <w:rPr>
          <w:rFonts w:ascii="BBC Reith Sans" w:hAnsi="BBC Reith Sans" w:cs="BBC Reith Sans"/>
          <w:sz w:val="22"/>
          <w:szCs w:val="22"/>
        </w:rPr>
        <w:t xml:space="preserve">this </w:t>
      </w:r>
      <w:r w:rsidR="00F67952" w:rsidRPr="00BB56E9">
        <w:rPr>
          <w:rFonts w:ascii="BBC Reith Sans" w:hAnsi="BBC Reith Sans" w:cs="BBC Reith Sans"/>
          <w:sz w:val="22"/>
          <w:szCs w:val="22"/>
        </w:rPr>
        <w:t>can include a c</w:t>
      </w:r>
      <w:r w:rsidR="00BD494E" w:rsidRPr="00BB56E9">
        <w:rPr>
          <w:rFonts w:ascii="BBC Reith Sans" w:hAnsi="BBC Reith Sans" w:cs="BBC Reith Sans"/>
          <w:sz w:val="22"/>
          <w:szCs w:val="22"/>
        </w:rPr>
        <w:t xml:space="preserve">ombination of </w:t>
      </w:r>
      <w:r w:rsidR="00F67952" w:rsidRPr="00BB56E9">
        <w:rPr>
          <w:rFonts w:ascii="BBC Reith Sans" w:hAnsi="BBC Reith Sans" w:cs="BBC Reith Sans"/>
          <w:sz w:val="22"/>
          <w:szCs w:val="22"/>
        </w:rPr>
        <w:t>pictures</w:t>
      </w:r>
      <w:r w:rsidR="00BD494E" w:rsidRPr="00BB56E9">
        <w:rPr>
          <w:rFonts w:ascii="BBC Reith Sans" w:hAnsi="BBC Reith Sans" w:cs="BBC Reith Sans"/>
          <w:sz w:val="22"/>
          <w:szCs w:val="22"/>
        </w:rPr>
        <w:t xml:space="preserve"> and</w:t>
      </w:r>
      <w:r w:rsidR="00F67952" w:rsidRPr="00BB56E9">
        <w:rPr>
          <w:rFonts w:ascii="BBC Reith Sans" w:hAnsi="BBC Reith Sans" w:cs="BBC Reith Sans"/>
          <w:sz w:val="22"/>
          <w:szCs w:val="22"/>
        </w:rPr>
        <w:t xml:space="preserve"> text</w:t>
      </w:r>
      <w:r w:rsidR="00BD494E" w:rsidRPr="00BB56E9">
        <w:rPr>
          <w:rFonts w:ascii="BBC Reith Sans" w:hAnsi="BBC Reith Sans" w:cs="BBC Reith Sans"/>
          <w:sz w:val="22"/>
          <w:szCs w:val="22"/>
        </w:rPr>
        <w:t xml:space="preserve"> or just text</w:t>
      </w:r>
      <w:r w:rsidR="00F67952" w:rsidRPr="00BB56E9">
        <w:rPr>
          <w:rFonts w:ascii="BBC Reith Sans" w:hAnsi="BBC Reith Sans" w:cs="BBC Reith Sans"/>
          <w:sz w:val="22"/>
          <w:szCs w:val="22"/>
        </w:rPr>
        <w:t>)</w:t>
      </w:r>
      <w:r w:rsidR="003F23C1" w:rsidRPr="00BB56E9">
        <w:rPr>
          <w:rFonts w:ascii="BBC Reith Sans" w:hAnsi="BBC Reith Sans" w:cs="BBC Reith Sans"/>
          <w:sz w:val="22"/>
          <w:szCs w:val="22"/>
        </w:rPr>
        <w:t>,</w:t>
      </w:r>
      <w:r w:rsidR="003F23C1" w:rsidRPr="00BB56E9">
        <w:rPr>
          <w:rFonts w:ascii="BBC Reith Sans" w:hAnsi="BBC Reith Sans" w:cs="BBC Reith Sans"/>
          <w:b/>
          <w:bCs/>
          <w:sz w:val="22"/>
          <w:szCs w:val="22"/>
        </w:rPr>
        <w:t xml:space="preserve"> </w:t>
      </w:r>
      <w:r w:rsidR="003828DD" w:rsidRPr="00BB56E9">
        <w:rPr>
          <w:rFonts w:ascii="BBC Reith Sans" w:hAnsi="BBC Reith Sans" w:cs="BBC Reith Sans"/>
          <w:sz w:val="22"/>
          <w:szCs w:val="22"/>
        </w:rPr>
        <w:t>including</w:t>
      </w:r>
      <w:r w:rsidR="003244D8" w:rsidRPr="00BB56E9">
        <w:rPr>
          <w:rFonts w:ascii="BBC Reith Sans" w:hAnsi="BBC Reith Sans" w:cs="BBC Reith Sans"/>
          <w:sz w:val="22"/>
          <w:szCs w:val="22"/>
        </w:rPr>
        <w:t>:</w:t>
      </w:r>
      <w:r w:rsidR="003828DD" w:rsidRPr="00BB56E9">
        <w:rPr>
          <w:rFonts w:ascii="BBC Reith Sans" w:hAnsi="BBC Reith Sans" w:cs="BBC Reith Sans"/>
          <w:sz w:val="22"/>
          <w:szCs w:val="22"/>
        </w:rPr>
        <w:t xml:space="preserve"> </w:t>
      </w:r>
    </w:p>
    <w:p w14:paraId="38CFB70A" w14:textId="40349B22" w:rsidR="002E0147" w:rsidRPr="00BB56E9" w:rsidRDefault="00E16B70" w:rsidP="002E0147">
      <w:pPr>
        <w:pStyle w:val="ListParagraph"/>
        <w:numPr>
          <w:ilvl w:val="0"/>
          <w:numId w:val="94"/>
        </w:numPr>
        <w:spacing w:before="120" w:after="120"/>
        <w:jc w:val="both"/>
        <w:rPr>
          <w:rFonts w:ascii="BBC Reith Sans" w:hAnsi="BBC Reith Sans" w:cs="BBC Reith Sans"/>
          <w:sz w:val="22"/>
          <w:szCs w:val="22"/>
        </w:rPr>
      </w:pPr>
      <w:r w:rsidRPr="00BB56E9">
        <w:rPr>
          <w:rFonts w:ascii="BBC Reith Sans" w:hAnsi="BBC Reith Sans" w:cs="BBC Reith Sans"/>
          <w:sz w:val="22"/>
          <w:szCs w:val="22"/>
        </w:rPr>
        <w:t xml:space="preserve">the </w:t>
      </w:r>
      <w:r w:rsidR="003828DD" w:rsidRPr="00BB56E9">
        <w:rPr>
          <w:rFonts w:ascii="BBC Reith Sans" w:hAnsi="BBC Reith Sans" w:cs="BBC Reith Sans"/>
          <w:sz w:val="22"/>
          <w:szCs w:val="22"/>
        </w:rPr>
        <w:t xml:space="preserve">proposed </w:t>
      </w:r>
      <w:r w:rsidR="00254125" w:rsidRPr="00BB56E9">
        <w:rPr>
          <w:rFonts w:ascii="BBC Reith Sans" w:hAnsi="BBC Reith Sans" w:cs="BBC Reith Sans"/>
          <w:sz w:val="22"/>
          <w:szCs w:val="22"/>
        </w:rPr>
        <w:t xml:space="preserve">core </w:t>
      </w:r>
      <w:r w:rsidR="003828DD" w:rsidRPr="00BB56E9">
        <w:rPr>
          <w:rFonts w:ascii="BBC Reith Sans" w:hAnsi="BBC Reith Sans" w:cs="BBC Reith Sans"/>
          <w:sz w:val="22"/>
          <w:szCs w:val="22"/>
        </w:rPr>
        <w:t>character list</w:t>
      </w:r>
    </w:p>
    <w:p w14:paraId="0D01CFF1" w14:textId="1F403974" w:rsidR="002E0147" w:rsidRPr="00BB56E9" w:rsidRDefault="003828DD" w:rsidP="002E0147">
      <w:pPr>
        <w:pStyle w:val="ListParagraph"/>
        <w:numPr>
          <w:ilvl w:val="0"/>
          <w:numId w:val="94"/>
        </w:numPr>
        <w:spacing w:before="120" w:after="120"/>
        <w:jc w:val="both"/>
        <w:rPr>
          <w:rFonts w:ascii="BBC Reith Sans" w:hAnsi="BBC Reith Sans" w:cs="BBC Reith Sans"/>
          <w:sz w:val="22"/>
          <w:szCs w:val="22"/>
        </w:rPr>
      </w:pPr>
      <w:r w:rsidRPr="00BB56E9">
        <w:rPr>
          <w:rFonts w:ascii="BBC Reith Sans" w:hAnsi="BBC Reith Sans" w:cs="BBC Reith Sans"/>
          <w:sz w:val="22"/>
          <w:szCs w:val="22"/>
        </w:rPr>
        <w:t>character outlines</w:t>
      </w:r>
    </w:p>
    <w:p w14:paraId="7CC50C40" w14:textId="7DE8E5BD" w:rsidR="002E0147" w:rsidRPr="00BB56E9" w:rsidRDefault="003828DD" w:rsidP="002E0147">
      <w:pPr>
        <w:pStyle w:val="ListParagraph"/>
        <w:numPr>
          <w:ilvl w:val="0"/>
          <w:numId w:val="94"/>
        </w:numPr>
        <w:spacing w:before="120" w:after="120"/>
        <w:jc w:val="both"/>
        <w:rPr>
          <w:rFonts w:ascii="BBC Reith Sans" w:hAnsi="BBC Reith Sans" w:cs="BBC Reith Sans"/>
          <w:sz w:val="22"/>
          <w:szCs w:val="22"/>
        </w:rPr>
      </w:pPr>
      <w:r w:rsidRPr="00BB56E9">
        <w:rPr>
          <w:rFonts w:ascii="BBC Reith Sans" w:hAnsi="BBC Reith Sans" w:cs="BBC Reith Sans"/>
          <w:sz w:val="22"/>
          <w:szCs w:val="22"/>
        </w:rPr>
        <w:t>ideas for locations</w:t>
      </w:r>
      <w:r w:rsidR="00603686" w:rsidRPr="00BB56E9">
        <w:rPr>
          <w:rFonts w:ascii="BBC Reith Sans" w:hAnsi="BBC Reith Sans" w:cs="BBC Reith Sans"/>
          <w:sz w:val="22"/>
          <w:szCs w:val="22"/>
        </w:rPr>
        <w:t xml:space="preserve"> and</w:t>
      </w:r>
      <w:r w:rsidRPr="00BB56E9">
        <w:rPr>
          <w:rFonts w:ascii="BBC Reith Sans" w:hAnsi="BBC Reith Sans" w:cs="BBC Reith Sans"/>
          <w:sz w:val="22"/>
          <w:szCs w:val="22"/>
        </w:rPr>
        <w:t xml:space="preserve"> sets</w:t>
      </w:r>
    </w:p>
    <w:p w14:paraId="60C72B09" w14:textId="40A60559" w:rsidR="002E0147" w:rsidRPr="00BB56E9" w:rsidRDefault="000316B5" w:rsidP="002E0147">
      <w:pPr>
        <w:pStyle w:val="ListParagraph"/>
        <w:numPr>
          <w:ilvl w:val="0"/>
          <w:numId w:val="94"/>
        </w:numPr>
        <w:spacing w:before="120" w:after="120"/>
        <w:jc w:val="both"/>
        <w:rPr>
          <w:rFonts w:ascii="BBC Reith Sans" w:hAnsi="BBC Reith Sans" w:cs="BBC Reith Sans"/>
          <w:sz w:val="22"/>
          <w:szCs w:val="22"/>
        </w:rPr>
      </w:pPr>
      <w:r w:rsidRPr="00BB56E9">
        <w:rPr>
          <w:rFonts w:ascii="BBC Reith Sans" w:hAnsi="BBC Reith Sans" w:cs="BBC Reith Sans"/>
          <w:sz w:val="22"/>
          <w:szCs w:val="22"/>
        </w:rPr>
        <w:t>up to three</w:t>
      </w:r>
      <w:r w:rsidR="00045243" w:rsidRPr="00BB56E9">
        <w:rPr>
          <w:rFonts w:ascii="BBC Reith Sans" w:hAnsi="BBC Reith Sans" w:cs="BBC Reith Sans"/>
          <w:sz w:val="22"/>
          <w:szCs w:val="22"/>
        </w:rPr>
        <w:t xml:space="preserve"> </w:t>
      </w:r>
      <w:r w:rsidR="00A85F5C" w:rsidRPr="00BB56E9">
        <w:rPr>
          <w:rFonts w:ascii="BBC Reith Sans" w:hAnsi="BBC Reith Sans" w:cs="BBC Reith Sans"/>
          <w:sz w:val="22"/>
          <w:szCs w:val="22"/>
        </w:rPr>
        <w:t xml:space="preserve">story </w:t>
      </w:r>
      <w:r w:rsidR="00045243" w:rsidRPr="00BB56E9">
        <w:rPr>
          <w:rFonts w:ascii="BBC Reith Sans" w:hAnsi="BBC Reith Sans" w:cs="BBC Reith Sans"/>
          <w:sz w:val="22"/>
          <w:szCs w:val="22"/>
        </w:rPr>
        <w:t xml:space="preserve">ideas </w:t>
      </w:r>
    </w:p>
    <w:p w14:paraId="3598098E" w14:textId="0547F6D1" w:rsidR="00254125" w:rsidRPr="00BB56E9" w:rsidRDefault="00254125" w:rsidP="002E0147">
      <w:pPr>
        <w:pStyle w:val="ListParagraph"/>
        <w:numPr>
          <w:ilvl w:val="0"/>
          <w:numId w:val="94"/>
        </w:numPr>
        <w:spacing w:before="120" w:after="120"/>
        <w:jc w:val="both"/>
        <w:rPr>
          <w:rFonts w:ascii="BBC Reith Sans" w:hAnsi="BBC Reith Sans" w:cs="BBC Reith Sans"/>
          <w:sz w:val="22"/>
          <w:szCs w:val="22"/>
        </w:rPr>
      </w:pPr>
      <w:r w:rsidRPr="00BB56E9">
        <w:rPr>
          <w:rFonts w:ascii="BBC Reith Sans" w:hAnsi="BBC Reith Sans" w:cs="BBC Reith Sans"/>
          <w:sz w:val="22"/>
          <w:szCs w:val="22"/>
        </w:rPr>
        <w:t>the proposed animation style</w:t>
      </w:r>
      <w:r w:rsidR="007B72ED" w:rsidRPr="00BB56E9">
        <w:rPr>
          <w:rFonts w:ascii="BBC Reith Sans" w:hAnsi="BBC Reith Sans" w:cs="BBC Reith Sans"/>
          <w:sz w:val="22"/>
          <w:szCs w:val="22"/>
        </w:rPr>
        <w:t xml:space="preserve"> and design sensibility</w:t>
      </w:r>
    </w:p>
    <w:p w14:paraId="75CE5B93" w14:textId="59604526" w:rsidR="007864AC" w:rsidRDefault="006B5217" w:rsidP="00AD7296">
      <w:pPr>
        <w:pStyle w:val="NormalWeb"/>
        <w:spacing w:before="60" w:beforeAutospacing="0" w:after="60" w:afterAutospacing="0"/>
        <w:ind w:left="360"/>
        <w:jc w:val="both"/>
        <w:rPr>
          <w:rFonts w:ascii="BBC Reith Sans" w:hAnsi="BBC Reith Sans" w:cs="BBC Reith Sans"/>
          <w:color w:val="000000" w:themeColor="text1"/>
          <w:kern w:val="24"/>
          <w:sz w:val="22"/>
          <w:szCs w:val="22"/>
        </w:rPr>
      </w:pPr>
      <w:r w:rsidRPr="00BB56E9">
        <w:rPr>
          <w:rFonts w:ascii="BBC Reith Sans" w:hAnsi="BBC Reith Sans" w:cs="BBC Reith Sans"/>
          <w:sz w:val="22"/>
          <w:szCs w:val="22"/>
        </w:rPr>
        <w:t xml:space="preserve">Please also list </w:t>
      </w:r>
      <w:r w:rsidR="000316B5" w:rsidRPr="00BB56E9">
        <w:rPr>
          <w:rFonts w:ascii="BBC Reith Sans" w:hAnsi="BBC Reith Sans" w:cs="BBC Reith Sans"/>
          <w:sz w:val="22"/>
          <w:szCs w:val="22"/>
        </w:rPr>
        <w:t>the</w:t>
      </w:r>
      <w:r w:rsidRPr="00BB56E9">
        <w:rPr>
          <w:rFonts w:ascii="BBC Reith Sans" w:hAnsi="BBC Reith Sans" w:cs="BBC Reith Sans"/>
          <w:sz w:val="22"/>
          <w:szCs w:val="22"/>
        </w:rPr>
        <w:t xml:space="preserve"> </w:t>
      </w:r>
      <w:r w:rsidR="00F44577" w:rsidRPr="00BB56E9">
        <w:rPr>
          <w:rFonts w:ascii="BBC Reith Sans" w:hAnsi="BBC Reith Sans" w:cs="BBC Reith Sans"/>
          <w:sz w:val="22"/>
          <w:szCs w:val="22"/>
        </w:rPr>
        <w:t>production</w:t>
      </w:r>
      <w:r w:rsidR="006B2BA6" w:rsidRPr="00BB56E9">
        <w:rPr>
          <w:rFonts w:ascii="BBC Reith Sans" w:hAnsi="BBC Reith Sans" w:cs="BBC Reith Sans"/>
          <w:sz w:val="22"/>
          <w:szCs w:val="22"/>
        </w:rPr>
        <w:t xml:space="preserve"> </w:t>
      </w:r>
      <w:r w:rsidR="002F6AF8" w:rsidRPr="00BB56E9">
        <w:rPr>
          <w:rFonts w:ascii="BBC Reith Sans" w:hAnsi="BBC Reith Sans" w:cs="BBC Reith Sans"/>
          <w:sz w:val="22"/>
          <w:szCs w:val="22"/>
        </w:rPr>
        <w:t xml:space="preserve">talent and key team members </w:t>
      </w:r>
      <w:r w:rsidR="007B72ED" w:rsidRPr="00BB56E9">
        <w:rPr>
          <w:rFonts w:ascii="BBC Reith Sans" w:hAnsi="BBC Reith Sans" w:cs="BBC Reith Sans"/>
          <w:sz w:val="22"/>
          <w:szCs w:val="22"/>
        </w:rPr>
        <w:t xml:space="preserve">you would put forward </w:t>
      </w:r>
      <w:r w:rsidR="00804A09" w:rsidRPr="00BB56E9">
        <w:rPr>
          <w:rFonts w:ascii="BBC Reith Sans" w:hAnsi="BBC Reith Sans" w:cs="BBC Reith Sans"/>
          <w:sz w:val="22"/>
          <w:szCs w:val="22"/>
        </w:rPr>
        <w:t>to produce</w:t>
      </w:r>
      <w:r w:rsidRPr="00BB56E9">
        <w:rPr>
          <w:rFonts w:ascii="BBC Reith Sans" w:hAnsi="BBC Reith Sans" w:cs="BBC Reith Sans"/>
          <w:sz w:val="22"/>
          <w:szCs w:val="22"/>
        </w:rPr>
        <w:t xml:space="preserve"> this series.</w:t>
      </w:r>
      <w:r w:rsidR="007864AC" w:rsidRPr="00BB56E9">
        <w:rPr>
          <w:rFonts w:ascii="BBC Reith Sans" w:hAnsi="BBC Reith Sans" w:cs="BBC Reith Sans"/>
          <w:kern w:val="24"/>
          <w:sz w:val="22"/>
          <w:szCs w:val="22"/>
        </w:rPr>
        <w:t xml:space="preserve"> </w:t>
      </w:r>
      <w:r w:rsidR="0077747D" w:rsidRPr="00BB56E9">
        <w:rPr>
          <w:rFonts w:ascii="BBC Reith Sans" w:hAnsi="BBC Reith Sans" w:cs="BBC Reith Sans"/>
          <w:color w:val="000000" w:themeColor="text1"/>
          <w:kern w:val="24"/>
          <w:sz w:val="22"/>
          <w:szCs w:val="22"/>
        </w:rPr>
        <w:t>Ensure that your short proposal responds to the editorial brief and the criteria below.</w:t>
      </w:r>
    </w:p>
    <w:p w14:paraId="5ECE5519" w14:textId="77777777" w:rsidR="00014387" w:rsidRPr="00BB56E9" w:rsidRDefault="00014387" w:rsidP="00AD7296">
      <w:pPr>
        <w:pStyle w:val="NormalWeb"/>
        <w:spacing w:before="60" w:beforeAutospacing="0" w:after="60" w:afterAutospacing="0"/>
        <w:ind w:left="360"/>
        <w:jc w:val="both"/>
        <w:rPr>
          <w:rFonts w:ascii="BBC Reith Sans" w:hAnsi="BBC Reith Sans" w:cs="BBC Reith Sans"/>
          <w:color w:val="000000" w:themeColor="text1"/>
          <w:kern w:val="24"/>
          <w:sz w:val="22"/>
          <w:szCs w:val="22"/>
        </w:rPr>
      </w:pPr>
    </w:p>
    <w:p w14:paraId="778A7894" w14:textId="24AB3F11" w:rsidR="00DF2FD5" w:rsidRPr="00014387" w:rsidRDefault="00A8796A" w:rsidP="00014387">
      <w:pPr>
        <w:pStyle w:val="Heading6"/>
        <w:rPr>
          <w:rFonts w:ascii="BBC Reith Sans" w:hAnsi="BBC Reith Sans" w:cs="BBC Reith Sans"/>
          <w:b/>
          <w:bCs/>
          <w:color w:val="000000" w:themeColor="text1"/>
          <w:sz w:val="22"/>
          <w:szCs w:val="22"/>
        </w:rPr>
      </w:pPr>
      <w:r w:rsidRPr="00014387">
        <w:rPr>
          <w:rFonts w:ascii="BBC Reith Sans" w:hAnsi="BBC Reith Sans" w:cs="BBC Reith Sans"/>
          <w:b/>
          <w:bCs/>
          <w:color w:val="000000" w:themeColor="text1"/>
          <w:sz w:val="22"/>
          <w:szCs w:val="22"/>
        </w:rPr>
        <w:t>Short proposal</w:t>
      </w:r>
      <w:r w:rsidR="00A93759" w:rsidRPr="00014387">
        <w:rPr>
          <w:rFonts w:ascii="BBC Reith Sans" w:hAnsi="BBC Reith Sans" w:cs="BBC Reith Sans"/>
          <w:b/>
          <w:bCs/>
          <w:color w:val="000000" w:themeColor="text1"/>
          <w:sz w:val="22"/>
          <w:szCs w:val="22"/>
        </w:rPr>
        <w:t xml:space="preserve"> </w:t>
      </w:r>
      <w:r w:rsidRPr="00014387">
        <w:rPr>
          <w:rFonts w:ascii="BBC Reith Sans" w:hAnsi="BBC Reith Sans" w:cs="BBC Reith Sans"/>
          <w:b/>
          <w:bCs/>
          <w:color w:val="000000" w:themeColor="text1"/>
          <w:sz w:val="22"/>
          <w:szCs w:val="22"/>
        </w:rPr>
        <w:t>criteria</w:t>
      </w:r>
    </w:p>
    <w:p w14:paraId="2832E386" w14:textId="1E0008BE" w:rsidR="00135B0E" w:rsidRPr="00BB56E9" w:rsidRDefault="007B72ED" w:rsidP="00135B0E">
      <w:pPr>
        <w:pStyle w:val="NormalWeb"/>
        <w:numPr>
          <w:ilvl w:val="0"/>
          <w:numId w:val="64"/>
        </w:numPr>
        <w:spacing w:before="60" w:beforeAutospacing="0" w:after="60" w:afterAutospacing="0"/>
        <w:jc w:val="both"/>
        <w:rPr>
          <w:rFonts w:ascii="BBC Reith Sans" w:hAnsi="BBC Reith Sans" w:cs="BBC Reith Sans"/>
          <w:kern w:val="24"/>
          <w:sz w:val="21"/>
          <w:szCs w:val="21"/>
        </w:rPr>
      </w:pPr>
      <w:r w:rsidRPr="00BB56E9">
        <w:rPr>
          <w:rFonts w:ascii="BBC Reith Sans" w:hAnsi="BBC Reith Sans" w:cs="BBC Reith Sans"/>
          <w:kern w:val="24"/>
          <w:sz w:val="21"/>
          <w:szCs w:val="21"/>
        </w:rPr>
        <w:t xml:space="preserve">Ability to demonstrate a </w:t>
      </w:r>
      <w:r w:rsidRPr="00BB56E9">
        <w:rPr>
          <w:rFonts w:ascii="BBC Reith Sans" w:hAnsi="BBC Reith Sans" w:cs="BBC Reith Sans"/>
          <w:b/>
          <w:bCs/>
          <w:kern w:val="24"/>
          <w:sz w:val="21"/>
          <w:szCs w:val="21"/>
        </w:rPr>
        <w:t>vision for taking an existing brand and creatively repurposing</w:t>
      </w:r>
      <w:r w:rsidRPr="00BB56E9">
        <w:rPr>
          <w:rFonts w:ascii="BBC Reith Sans" w:hAnsi="BBC Reith Sans" w:cs="BBC Reith Sans"/>
          <w:kern w:val="24"/>
          <w:sz w:val="21"/>
          <w:szCs w:val="21"/>
        </w:rPr>
        <w:t xml:space="preserve"> it for a younger audience whilst retaining the heart of the original show.</w:t>
      </w:r>
    </w:p>
    <w:p w14:paraId="07A136F7" w14:textId="4C34DBA3" w:rsidR="007D38E1" w:rsidRPr="00BB56E9" w:rsidRDefault="00A93759" w:rsidP="00A832DC">
      <w:pPr>
        <w:pStyle w:val="NormalWeb"/>
        <w:numPr>
          <w:ilvl w:val="0"/>
          <w:numId w:val="64"/>
        </w:numPr>
        <w:spacing w:before="60" w:beforeAutospacing="0" w:after="60" w:afterAutospacing="0"/>
        <w:jc w:val="both"/>
        <w:rPr>
          <w:rFonts w:ascii="BBC Reith Sans" w:hAnsi="BBC Reith Sans" w:cs="BBC Reith Sans"/>
          <w:b/>
          <w:bCs/>
          <w:sz w:val="21"/>
          <w:szCs w:val="21"/>
          <w:u w:val="single"/>
        </w:rPr>
      </w:pPr>
      <w:r w:rsidRPr="00BB56E9">
        <w:rPr>
          <w:rFonts w:ascii="BBC Reith Sans" w:hAnsi="BBC Reith Sans" w:cs="BBC Reith Sans"/>
          <w:sz w:val="21"/>
          <w:szCs w:val="21"/>
        </w:rPr>
        <w:t>Ideas for a</w:t>
      </w:r>
      <w:r w:rsidR="00A44D04" w:rsidRPr="00BB56E9">
        <w:rPr>
          <w:rFonts w:ascii="BBC Reith Sans" w:hAnsi="BBC Reith Sans" w:cs="BBC Reith Sans"/>
          <w:sz w:val="21"/>
          <w:szCs w:val="21"/>
        </w:rPr>
        <w:t xml:space="preserve">n </w:t>
      </w:r>
      <w:r w:rsidRPr="00BB56E9">
        <w:rPr>
          <w:rFonts w:ascii="BBC Reith Sans" w:hAnsi="BBC Reith Sans" w:cs="BBC Reith Sans"/>
          <w:b/>
          <w:bCs/>
          <w:sz w:val="21"/>
          <w:szCs w:val="21"/>
        </w:rPr>
        <w:t>engaging and appropriate approach</w:t>
      </w:r>
      <w:r w:rsidRPr="00BB56E9">
        <w:rPr>
          <w:rFonts w:ascii="BBC Reith Sans" w:hAnsi="BBC Reith Sans" w:cs="BBC Reith Sans"/>
          <w:sz w:val="21"/>
          <w:szCs w:val="21"/>
        </w:rPr>
        <w:t xml:space="preserve"> to </w:t>
      </w:r>
      <w:r w:rsidR="00E965DF" w:rsidRPr="00BB56E9">
        <w:rPr>
          <w:rFonts w:ascii="BBC Reith Sans" w:hAnsi="BBC Reith Sans" w:cs="BBC Reith Sans"/>
          <w:sz w:val="21"/>
          <w:szCs w:val="21"/>
        </w:rPr>
        <w:t xml:space="preserve">creative storytelling </w:t>
      </w:r>
      <w:r w:rsidRPr="00BB56E9">
        <w:rPr>
          <w:rFonts w:ascii="BBC Reith Sans" w:hAnsi="BBC Reith Sans" w:cs="BBC Reith Sans"/>
          <w:sz w:val="21"/>
          <w:szCs w:val="21"/>
        </w:rPr>
        <w:t>and</w:t>
      </w:r>
      <w:r w:rsidR="00F601C6" w:rsidRPr="00BB56E9">
        <w:rPr>
          <w:rFonts w:ascii="BBC Reith Sans" w:hAnsi="BBC Reith Sans" w:cs="BBC Reith Sans"/>
          <w:sz w:val="21"/>
          <w:szCs w:val="21"/>
        </w:rPr>
        <w:t xml:space="preserve"> this</w:t>
      </w:r>
      <w:r w:rsidRPr="00BB56E9">
        <w:rPr>
          <w:rFonts w:ascii="BBC Reith Sans" w:hAnsi="BBC Reith Sans" w:cs="BBC Reith Sans"/>
          <w:sz w:val="21"/>
          <w:szCs w:val="21"/>
        </w:rPr>
        <w:t xml:space="preserve"> audience</w:t>
      </w:r>
      <w:r w:rsidR="00A46A6B" w:rsidRPr="00BB56E9">
        <w:rPr>
          <w:rFonts w:ascii="BBC Reith Sans" w:hAnsi="BBC Reith Sans" w:cs="BBC Reith Sans"/>
          <w:sz w:val="21"/>
          <w:szCs w:val="21"/>
        </w:rPr>
        <w:t>.</w:t>
      </w:r>
      <w:r w:rsidR="007D38E1" w:rsidRPr="00BB56E9">
        <w:rPr>
          <w:rFonts w:ascii="BBC Reith Sans" w:hAnsi="BBC Reith Sans" w:cs="BBC Reith Sans"/>
          <w:sz w:val="21"/>
          <w:szCs w:val="21"/>
        </w:rPr>
        <w:t xml:space="preserve"> </w:t>
      </w:r>
    </w:p>
    <w:p w14:paraId="0189813B" w14:textId="1477FE47" w:rsidR="00135B0E" w:rsidRPr="00BB56E9" w:rsidRDefault="007B72ED" w:rsidP="00A832DC">
      <w:pPr>
        <w:pStyle w:val="NormalWeb"/>
        <w:numPr>
          <w:ilvl w:val="0"/>
          <w:numId w:val="64"/>
        </w:numPr>
        <w:spacing w:before="60" w:beforeAutospacing="0" w:after="60" w:afterAutospacing="0"/>
        <w:jc w:val="both"/>
        <w:rPr>
          <w:rFonts w:ascii="BBC Reith Sans" w:hAnsi="BBC Reith Sans" w:cs="BBC Reith Sans"/>
          <w:b/>
          <w:bCs/>
          <w:sz w:val="22"/>
          <w:szCs w:val="22"/>
          <w:u w:val="single"/>
        </w:rPr>
      </w:pPr>
      <w:r w:rsidRPr="00BB56E9">
        <w:rPr>
          <w:rFonts w:ascii="BBC Reith Sans" w:hAnsi="BBC Reith Sans" w:cs="BBC Reith Sans"/>
          <w:kern w:val="24"/>
          <w:sz w:val="21"/>
          <w:szCs w:val="21"/>
        </w:rPr>
        <w:t xml:space="preserve">Strategies for </w:t>
      </w:r>
      <w:r w:rsidRPr="00BB56E9">
        <w:rPr>
          <w:rFonts w:ascii="BBC Reith Sans" w:hAnsi="BBC Reith Sans" w:cs="BBC Reith Sans"/>
          <w:b/>
          <w:bCs/>
          <w:kern w:val="24"/>
          <w:sz w:val="21"/>
          <w:szCs w:val="21"/>
        </w:rPr>
        <w:t>delivering the style of production pitched</w:t>
      </w:r>
      <w:r w:rsidRPr="00BB56E9">
        <w:rPr>
          <w:rFonts w:ascii="BBC Reith Sans" w:hAnsi="BBC Reith Sans" w:cs="BBC Reith Sans"/>
          <w:kern w:val="24"/>
          <w:sz w:val="21"/>
          <w:szCs w:val="21"/>
        </w:rPr>
        <w:t>, including managing contributors and crews and working collaboratively with the BBC.</w:t>
      </w:r>
    </w:p>
    <w:p w14:paraId="10820158" w14:textId="77777777" w:rsidR="001A54EF" w:rsidRDefault="001A54EF" w:rsidP="00014387">
      <w:pPr>
        <w:pStyle w:val="Heading6"/>
        <w:rPr>
          <w:rFonts w:ascii="BBC Reith Sans" w:hAnsi="BBC Reith Sans" w:cs="BBC Reith Sans"/>
          <w:b/>
          <w:bCs/>
          <w:color w:val="000000" w:themeColor="text1"/>
          <w:sz w:val="22"/>
          <w:szCs w:val="22"/>
        </w:rPr>
      </w:pPr>
    </w:p>
    <w:p w14:paraId="1BBB910B" w14:textId="3DD787D0" w:rsidR="003E4104" w:rsidRPr="00014387" w:rsidRDefault="003E4104" w:rsidP="00014387">
      <w:pPr>
        <w:pStyle w:val="Heading6"/>
        <w:rPr>
          <w:rFonts w:ascii="BBC Reith Sans" w:hAnsi="BBC Reith Sans" w:cs="BBC Reith Sans"/>
          <w:b/>
          <w:bCs/>
          <w:color w:val="000000" w:themeColor="text1"/>
          <w:sz w:val="22"/>
          <w:szCs w:val="22"/>
        </w:rPr>
      </w:pPr>
      <w:r w:rsidRPr="00014387">
        <w:rPr>
          <w:rFonts w:ascii="BBC Reith Sans" w:hAnsi="BBC Reith Sans" w:cs="BBC Reith Sans"/>
          <w:b/>
          <w:bCs/>
          <w:color w:val="000000" w:themeColor="text1"/>
          <w:sz w:val="22"/>
          <w:szCs w:val="22"/>
        </w:rPr>
        <w:t>Short proposal scoring method</w:t>
      </w:r>
      <w:r w:rsidR="00014387" w:rsidRPr="00014387">
        <w:rPr>
          <w:rFonts w:ascii="BBC Reith Sans" w:hAnsi="BBC Reith Sans" w:cs="BBC Reith Sans"/>
          <w:b/>
          <w:bCs/>
          <w:color w:val="000000" w:themeColor="text1"/>
          <w:sz w:val="22"/>
          <w:szCs w:val="22"/>
        </w:rPr>
        <w:t>:</w:t>
      </w:r>
    </w:p>
    <w:p w14:paraId="00C5F728" w14:textId="6F3037EC" w:rsidR="003E4104" w:rsidRPr="00BB56E9" w:rsidRDefault="003E4104" w:rsidP="007864AC">
      <w:pPr>
        <w:pStyle w:val="ListParagraph"/>
        <w:numPr>
          <w:ilvl w:val="0"/>
          <w:numId w:val="51"/>
        </w:numPr>
        <w:spacing w:before="120"/>
        <w:ind w:left="567" w:hanging="284"/>
        <w:contextualSpacing w:val="0"/>
        <w:jc w:val="both"/>
        <w:rPr>
          <w:rFonts w:ascii="BBC Reith Sans" w:hAnsi="BBC Reith Sans" w:cs="BBC Reith Sans"/>
          <w:sz w:val="22"/>
          <w:szCs w:val="22"/>
        </w:rPr>
      </w:pPr>
      <w:r w:rsidRPr="00BB56E9">
        <w:rPr>
          <w:rFonts w:ascii="BBC Reith Sans" w:hAnsi="BBC Reith Sans" w:cs="BBC Reith Sans"/>
          <w:sz w:val="22"/>
          <w:szCs w:val="22"/>
        </w:rPr>
        <w:t>The top scoring producers following eligibility will have their short proposals evaluated against the criteria above</w:t>
      </w:r>
      <w:r w:rsidR="0011491E" w:rsidRPr="00BB56E9">
        <w:rPr>
          <w:rFonts w:ascii="BBC Reith Sans" w:hAnsi="BBC Reith Sans" w:cs="BBC Reith Sans"/>
          <w:sz w:val="22"/>
          <w:szCs w:val="22"/>
        </w:rPr>
        <w:t xml:space="preserve"> and </w:t>
      </w:r>
      <w:r w:rsidRPr="00BB56E9">
        <w:rPr>
          <w:rFonts w:ascii="BBC Reith Sans" w:hAnsi="BBC Reith Sans" w:cs="BBC Reith Sans"/>
          <w:sz w:val="22"/>
          <w:szCs w:val="22"/>
        </w:rPr>
        <w:t xml:space="preserve">given a score of 1 to 10 with 1 being the lowest and 10 the highest. The best answers against the criteria will score the highest. </w:t>
      </w:r>
    </w:p>
    <w:p w14:paraId="44B44464" w14:textId="78D0F510" w:rsidR="003E4104" w:rsidRPr="00BB56E9" w:rsidDel="00BB0293" w:rsidRDefault="003E4104" w:rsidP="007864AC">
      <w:pPr>
        <w:pStyle w:val="ListParagraph"/>
        <w:numPr>
          <w:ilvl w:val="0"/>
          <w:numId w:val="51"/>
        </w:numPr>
        <w:spacing w:before="120"/>
        <w:ind w:left="567" w:hanging="284"/>
        <w:contextualSpacing w:val="0"/>
        <w:jc w:val="both"/>
        <w:rPr>
          <w:rFonts w:ascii="BBC Reith Sans" w:hAnsi="BBC Reith Sans" w:cs="BBC Reith Sans"/>
          <w:sz w:val="22"/>
          <w:szCs w:val="22"/>
        </w:rPr>
      </w:pPr>
      <w:r w:rsidRPr="00BB56E9">
        <w:rPr>
          <w:rFonts w:ascii="BBC Reith Sans" w:hAnsi="BBC Reith Sans" w:cs="BBC Reith Sans"/>
          <w:sz w:val="22"/>
          <w:szCs w:val="22"/>
        </w:rPr>
        <w:lastRenderedPageBreak/>
        <w:t>Responses will be ranked in ascending order of scores.  We will shortlist approximately 5 producers to the next stage of the process.</w:t>
      </w:r>
    </w:p>
    <w:p w14:paraId="704BB518" w14:textId="173A7966" w:rsidR="00845403" w:rsidRPr="00BB56E9" w:rsidRDefault="00845403" w:rsidP="00BB56E9">
      <w:pPr>
        <w:pStyle w:val="Heading4"/>
        <w:rPr>
          <w:rFonts w:ascii="BBC Reith Sans" w:hAnsi="BBC Reith Sans" w:cs="BBC Reith Sans"/>
          <w:i w:val="0"/>
          <w:iCs w:val="0"/>
          <w:color w:val="000000" w:themeColor="text1"/>
        </w:rPr>
      </w:pPr>
      <w:r w:rsidRPr="00BB56E9">
        <w:rPr>
          <w:rFonts w:ascii="BBC Reith Sans" w:hAnsi="BBC Reith Sans" w:cs="BBC Reith Sans"/>
          <w:i w:val="0"/>
          <w:iCs w:val="0"/>
          <w:color w:val="000000" w:themeColor="text1"/>
        </w:rPr>
        <w:t>2</w:t>
      </w:r>
      <w:r w:rsidR="00761AA6" w:rsidRPr="00BB56E9">
        <w:rPr>
          <w:rFonts w:ascii="BBC Reith Sans" w:hAnsi="BBC Reith Sans" w:cs="BBC Reith Sans"/>
          <w:i w:val="0"/>
          <w:iCs w:val="0"/>
          <w:color w:val="000000" w:themeColor="text1"/>
        </w:rPr>
        <w:t xml:space="preserve">.  </w:t>
      </w:r>
      <w:r w:rsidR="00E12E1D" w:rsidRPr="00014387">
        <w:rPr>
          <w:rFonts w:ascii="BBC Reith Sans" w:hAnsi="BBC Reith Sans" w:cs="BBC Reith Sans"/>
          <w:i w:val="0"/>
          <w:iCs w:val="0"/>
          <w:color w:val="000000" w:themeColor="text1"/>
        </w:rPr>
        <w:t xml:space="preserve"> </w:t>
      </w:r>
      <w:r w:rsidR="0017502E" w:rsidRPr="00014387">
        <w:rPr>
          <w:rFonts w:ascii="BBC Reith Sans" w:hAnsi="BBC Reith Sans" w:cs="BBC Reith Sans"/>
          <w:i w:val="0"/>
          <w:iCs w:val="0"/>
          <w:color w:val="000000" w:themeColor="text1"/>
        </w:rPr>
        <w:t>ITP Response</w:t>
      </w:r>
      <w:r w:rsidR="00360DA7" w:rsidRPr="00014387">
        <w:rPr>
          <w:rFonts w:ascii="BBC Reith Sans" w:hAnsi="BBC Reith Sans" w:cs="BBC Reith Sans"/>
          <w:i w:val="0"/>
          <w:iCs w:val="0"/>
          <w:color w:val="000000" w:themeColor="text1"/>
        </w:rPr>
        <w:t xml:space="preserve"> (paid deve</w:t>
      </w:r>
      <w:r w:rsidR="00D758B4" w:rsidRPr="00014387">
        <w:rPr>
          <w:rFonts w:ascii="BBC Reith Sans" w:hAnsi="BBC Reith Sans" w:cs="BBC Reith Sans"/>
          <w:i w:val="0"/>
          <w:iCs w:val="0"/>
          <w:color w:val="000000" w:themeColor="text1"/>
        </w:rPr>
        <w:t>lopment)</w:t>
      </w:r>
      <w:r w:rsidR="00A22611" w:rsidRPr="00014387">
        <w:rPr>
          <w:rFonts w:ascii="BBC Reith Sans" w:hAnsi="BBC Reith Sans" w:cs="BBC Reith Sans"/>
          <w:i w:val="0"/>
          <w:iCs w:val="0"/>
          <w:color w:val="000000" w:themeColor="text1"/>
        </w:rPr>
        <w:t xml:space="preserve"> and </w:t>
      </w:r>
      <w:r w:rsidR="00FC7EB7" w:rsidRPr="00014387">
        <w:rPr>
          <w:rFonts w:ascii="BBC Reith Sans" w:hAnsi="BBC Reith Sans" w:cs="BBC Reith Sans"/>
          <w:i w:val="0"/>
          <w:iCs w:val="0"/>
          <w:color w:val="000000" w:themeColor="text1"/>
        </w:rPr>
        <w:t>I</w:t>
      </w:r>
      <w:r w:rsidR="00A22611" w:rsidRPr="00014387">
        <w:rPr>
          <w:rFonts w:ascii="BBC Reith Sans" w:hAnsi="BBC Reith Sans" w:cs="BBC Reith Sans"/>
          <w:i w:val="0"/>
          <w:iCs w:val="0"/>
          <w:color w:val="000000" w:themeColor="text1"/>
        </w:rPr>
        <w:t xml:space="preserve">nterviews </w:t>
      </w:r>
    </w:p>
    <w:p w14:paraId="27690006" w14:textId="2C48EB89" w:rsidR="00D758B4" w:rsidRPr="00AD7296" w:rsidRDefault="00520DA4" w:rsidP="00304F09">
      <w:pPr>
        <w:pStyle w:val="NormalWeb"/>
        <w:spacing w:before="120" w:beforeAutospacing="0" w:after="240" w:afterAutospacing="0"/>
        <w:ind w:left="425"/>
        <w:jc w:val="both"/>
        <w:rPr>
          <w:rFonts w:ascii="BBC Reith Sans" w:hAnsi="BBC Reith Sans" w:cs="BBC Reith Sans"/>
          <w:color w:val="000000" w:themeColor="text1"/>
          <w:sz w:val="22"/>
          <w:szCs w:val="22"/>
        </w:rPr>
      </w:pPr>
      <w:r w:rsidRPr="00014387">
        <w:rPr>
          <w:rStyle w:val="Heading5Char"/>
          <w:rFonts w:ascii="BBC Reith Sans" w:hAnsi="BBC Reith Sans" w:cs="BBC Reith Sans"/>
          <w:b/>
          <w:bCs/>
          <w:color w:val="000000" w:themeColor="text1"/>
        </w:rPr>
        <w:t xml:space="preserve">Secondary </w:t>
      </w:r>
      <w:r w:rsidR="002B6EC5" w:rsidRPr="00014387">
        <w:rPr>
          <w:rStyle w:val="Heading5Char"/>
          <w:rFonts w:ascii="BBC Reith Sans" w:hAnsi="BBC Reith Sans" w:cs="BBC Reith Sans"/>
          <w:b/>
          <w:bCs/>
          <w:color w:val="000000" w:themeColor="text1"/>
        </w:rPr>
        <w:t>Information</w:t>
      </w:r>
      <w:r w:rsidR="007864AC" w:rsidRPr="00014387">
        <w:rPr>
          <w:rStyle w:val="Heading5Char"/>
          <w:rFonts w:ascii="BBC Reith Sans" w:hAnsi="BBC Reith Sans" w:cs="BBC Reith Sans"/>
          <w:b/>
          <w:bCs/>
          <w:color w:val="000000" w:themeColor="text1"/>
        </w:rPr>
        <w:t>:</w:t>
      </w:r>
      <w:r w:rsidR="002B6EC5" w:rsidRPr="00AD7296">
        <w:rPr>
          <w:rFonts w:ascii="BBC Reith Sans" w:eastAsia="Tw Cen MT" w:hAnsi="BBC Reith Sans" w:cs="BBC Reith Sans"/>
          <w:b/>
          <w:bCs/>
          <w:color w:val="000000" w:themeColor="text1"/>
          <w:kern w:val="24"/>
          <w:sz w:val="22"/>
          <w:szCs w:val="22"/>
        </w:rPr>
        <w:t xml:space="preserve"> </w:t>
      </w:r>
      <w:r w:rsidR="00DC2CDE" w:rsidRPr="00AD7296">
        <w:rPr>
          <w:rFonts w:ascii="BBC Reith Sans" w:eastAsia="Tw Cen MT" w:hAnsi="BBC Reith Sans" w:cs="BBC Reith Sans"/>
          <w:color w:val="000000" w:themeColor="text1"/>
          <w:kern w:val="24"/>
          <w:sz w:val="22"/>
          <w:szCs w:val="22"/>
        </w:rPr>
        <w:t>T</w:t>
      </w:r>
      <w:r w:rsidR="002056A0" w:rsidRPr="00AD7296">
        <w:rPr>
          <w:rFonts w:ascii="BBC Reith Sans" w:eastAsia="Tw Cen MT" w:hAnsi="BBC Reith Sans" w:cs="BBC Reith Sans"/>
          <w:color w:val="000000" w:themeColor="text1"/>
          <w:kern w:val="24"/>
          <w:sz w:val="22"/>
          <w:szCs w:val="22"/>
        </w:rPr>
        <w:t xml:space="preserve">he </w:t>
      </w:r>
      <w:r w:rsidR="00613B52" w:rsidRPr="00AD7296">
        <w:rPr>
          <w:rFonts w:ascii="BBC Reith Sans" w:eastAsia="Tw Cen MT" w:hAnsi="BBC Reith Sans" w:cs="BBC Reith Sans"/>
          <w:color w:val="000000" w:themeColor="text1"/>
          <w:kern w:val="24"/>
          <w:sz w:val="22"/>
          <w:szCs w:val="22"/>
        </w:rPr>
        <w:t xml:space="preserve">shortlisted </w:t>
      </w:r>
      <w:r w:rsidR="002056A0" w:rsidRPr="00AD7296">
        <w:rPr>
          <w:rFonts w:ascii="BBC Reith Sans" w:eastAsia="Tw Cen MT" w:hAnsi="BBC Reith Sans" w:cs="BBC Reith Sans"/>
          <w:color w:val="000000" w:themeColor="text1"/>
          <w:kern w:val="24"/>
          <w:sz w:val="22"/>
          <w:szCs w:val="22"/>
        </w:rPr>
        <w:t xml:space="preserve">producers </w:t>
      </w:r>
      <w:r w:rsidR="00952283" w:rsidRPr="00AD7296">
        <w:rPr>
          <w:rFonts w:ascii="BBC Reith Sans" w:eastAsia="Tw Cen MT" w:hAnsi="BBC Reith Sans" w:cs="BBC Reith Sans"/>
          <w:color w:val="000000" w:themeColor="text1"/>
          <w:kern w:val="24"/>
          <w:sz w:val="22"/>
          <w:szCs w:val="22"/>
        </w:rPr>
        <w:t xml:space="preserve">will be </w:t>
      </w:r>
      <w:r w:rsidR="00C93432" w:rsidRPr="00AD7296">
        <w:rPr>
          <w:rFonts w:ascii="BBC Reith Sans" w:hAnsi="BBC Reith Sans" w:cs="BBC Reith Sans"/>
          <w:color w:val="000000" w:themeColor="text1"/>
          <w:sz w:val="22"/>
          <w:szCs w:val="22"/>
        </w:rPr>
        <w:t xml:space="preserve">issued with </w:t>
      </w:r>
      <w:r w:rsidR="002B6EC5" w:rsidRPr="00AD7296">
        <w:rPr>
          <w:rFonts w:ascii="BBC Reith Sans" w:hAnsi="BBC Reith Sans" w:cs="BBC Reith Sans"/>
          <w:color w:val="000000" w:themeColor="text1"/>
          <w:sz w:val="22"/>
          <w:szCs w:val="22"/>
        </w:rPr>
        <w:t xml:space="preserve">Secondary Information </w:t>
      </w:r>
      <w:r w:rsidR="00C93432" w:rsidRPr="00AD7296">
        <w:rPr>
          <w:rFonts w:ascii="BBC Reith Sans" w:hAnsi="BBC Reith Sans" w:cs="BBC Reith Sans"/>
          <w:color w:val="000000" w:themeColor="text1"/>
          <w:sz w:val="22"/>
          <w:szCs w:val="22"/>
        </w:rPr>
        <w:t xml:space="preserve">which </w:t>
      </w:r>
      <w:r w:rsidR="00DC2CDE" w:rsidRPr="00AD7296">
        <w:rPr>
          <w:rFonts w:ascii="BBC Reith Sans" w:hAnsi="BBC Reith Sans" w:cs="BBC Reith Sans"/>
          <w:color w:val="000000" w:themeColor="text1"/>
          <w:sz w:val="22"/>
          <w:szCs w:val="22"/>
        </w:rPr>
        <w:t>will</w:t>
      </w:r>
      <w:r w:rsidR="003B723A" w:rsidRPr="00AD7296">
        <w:rPr>
          <w:rFonts w:ascii="BBC Reith Sans" w:hAnsi="BBC Reith Sans" w:cs="BBC Reith Sans"/>
          <w:color w:val="000000" w:themeColor="text1"/>
          <w:sz w:val="22"/>
          <w:szCs w:val="22"/>
        </w:rPr>
        <w:t xml:space="preserve"> </w:t>
      </w:r>
      <w:r w:rsidR="00C93432" w:rsidRPr="00AD7296">
        <w:rPr>
          <w:rFonts w:ascii="BBC Reith Sans" w:hAnsi="BBC Reith Sans" w:cs="BBC Reith Sans"/>
          <w:color w:val="000000" w:themeColor="text1"/>
          <w:sz w:val="22"/>
          <w:szCs w:val="22"/>
        </w:rPr>
        <w:t>include</w:t>
      </w:r>
      <w:r w:rsidR="007C729A" w:rsidRPr="00AD7296">
        <w:rPr>
          <w:rFonts w:ascii="BBC Reith Sans" w:hAnsi="BBC Reith Sans" w:cs="BBC Reith Sans"/>
          <w:color w:val="000000" w:themeColor="text1"/>
          <w:sz w:val="22"/>
          <w:szCs w:val="22"/>
        </w:rPr>
        <w:t xml:space="preserve"> various production information </w:t>
      </w:r>
      <w:r w:rsidR="00DC2CDE" w:rsidRPr="00AD7296">
        <w:rPr>
          <w:rFonts w:ascii="BBC Reith Sans" w:hAnsi="BBC Reith Sans" w:cs="BBC Reith Sans"/>
          <w:color w:val="000000" w:themeColor="text1"/>
          <w:sz w:val="22"/>
          <w:szCs w:val="22"/>
        </w:rPr>
        <w:t>they</w:t>
      </w:r>
      <w:r w:rsidR="007C729A" w:rsidRPr="00AD7296">
        <w:rPr>
          <w:rFonts w:ascii="BBC Reith Sans" w:hAnsi="BBC Reith Sans" w:cs="BBC Reith Sans"/>
          <w:color w:val="000000" w:themeColor="text1"/>
          <w:sz w:val="22"/>
          <w:szCs w:val="22"/>
        </w:rPr>
        <w:t xml:space="preserve"> may need to complete their proposals.  </w:t>
      </w:r>
      <w:r w:rsidR="00F36379" w:rsidRPr="00AD7296">
        <w:rPr>
          <w:rFonts w:ascii="BBC Reith Sans" w:hAnsi="BBC Reith Sans" w:cs="BBC Reith Sans"/>
          <w:color w:val="000000" w:themeColor="text1"/>
          <w:sz w:val="22"/>
          <w:szCs w:val="22"/>
        </w:rPr>
        <w:t xml:space="preserve">   </w:t>
      </w:r>
    </w:p>
    <w:p w14:paraId="7D9B3582" w14:textId="67053C6E" w:rsidR="00520DA4" w:rsidRPr="00AD7296" w:rsidRDefault="00520DA4" w:rsidP="00304F09">
      <w:pPr>
        <w:pStyle w:val="NormalWeb"/>
        <w:spacing w:before="120" w:beforeAutospacing="0" w:after="240" w:afterAutospacing="0"/>
        <w:ind w:left="425"/>
        <w:jc w:val="both"/>
        <w:rPr>
          <w:rFonts w:ascii="BBC Reith Sans" w:eastAsia="Tw Cen MT" w:hAnsi="BBC Reith Sans" w:cs="BBC Reith Sans"/>
          <w:color w:val="000000" w:themeColor="text1"/>
          <w:kern w:val="24"/>
          <w:sz w:val="22"/>
          <w:szCs w:val="22"/>
        </w:rPr>
      </w:pPr>
      <w:r w:rsidRPr="00AD7296">
        <w:rPr>
          <w:rStyle w:val="Heading5Char"/>
          <w:rFonts w:ascii="BBC Reith Sans" w:hAnsi="BBC Reith Sans" w:cs="BBC Reith Sans"/>
          <w:b/>
          <w:bCs/>
          <w:color w:val="000000" w:themeColor="text1"/>
        </w:rPr>
        <w:t>Full proposal submissions</w:t>
      </w:r>
      <w:r w:rsidR="00AD7296">
        <w:rPr>
          <w:rFonts w:ascii="BBC Reith Sans" w:eastAsia="Tw Cen MT" w:hAnsi="BBC Reith Sans" w:cs="BBC Reith Sans"/>
          <w:b/>
          <w:bCs/>
          <w:color w:val="000000" w:themeColor="text1"/>
          <w:kern w:val="24"/>
          <w:sz w:val="22"/>
          <w:szCs w:val="22"/>
        </w:rPr>
        <w:t>:</w:t>
      </w:r>
      <w:r w:rsidR="00FC7EB7" w:rsidRPr="00AD7296">
        <w:rPr>
          <w:rFonts w:ascii="BBC Reith Sans" w:eastAsia="Tw Cen MT" w:hAnsi="BBC Reith Sans" w:cs="BBC Reith Sans"/>
          <w:b/>
          <w:bCs/>
          <w:color w:val="000000" w:themeColor="text1"/>
          <w:kern w:val="24"/>
          <w:sz w:val="22"/>
          <w:szCs w:val="22"/>
        </w:rPr>
        <w:t xml:space="preserve"> </w:t>
      </w:r>
      <w:r w:rsidR="000001E5" w:rsidRPr="00AD7296">
        <w:rPr>
          <w:rFonts w:ascii="BBC Reith Sans" w:hAnsi="BBC Reith Sans" w:cs="BBC Reith Sans"/>
          <w:color w:val="000000" w:themeColor="text1"/>
          <w:sz w:val="22"/>
          <w:szCs w:val="22"/>
        </w:rPr>
        <w:t>T</w:t>
      </w:r>
      <w:r w:rsidRPr="00AD7296">
        <w:rPr>
          <w:rFonts w:ascii="BBC Reith Sans" w:eastAsia="Tw Cen MT" w:hAnsi="BBC Reith Sans" w:cs="BBC Reith Sans"/>
          <w:color w:val="000000" w:themeColor="text1"/>
          <w:kern w:val="24"/>
          <w:sz w:val="22"/>
          <w:szCs w:val="22"/>
        </w:rPr>
        <w:t xml:space="preserve">he </w:t>
      </w:r>
      <w:r w:rsidR="00510876" w:rsidRPr="00AD7296">
        <w:rPr>
          <w:rFonts w:ascii="BBC Reith Sans" w:eastAsia="Tw Cen MT" w:hAnsi="BBC Reith Sans" w:cs="BBC Reith Sans"/>
          <w:color w:val="000000" w:themeColor="text1"/>
          <w:kern w:val="24"/>
          <w:sz w:val="22"/>
          <w:szCs w:val="22"/>
        </w:rPr>
        <w:t xml:space="preserve">shortlisted </w:t>
      </w:r>
      <w:r w:rsidRPr="00AD7296">
        <w:rPr>
          <w:rFonts w:ascii="BBC Reith Sans" w:eastAsia="Tw Cen MT" w:hAnsi="BBC Reith Sans" w:cs="BBC Reith Sans"/>
          <w:color w:val="000000" w:themeColor="text1"/>
          <w:kern w:val="24"/>
          <w:sz w:val="22"/>
          <w:szCs w:val="22"/>
        </w:rPr>
        <w:t>producers will be asked to prepare a full written proposal outlining their detailed ideas on how they will develop and produce the programme</w:t>
      </w:r>
      <w:r w:rsidR="00AF4055" w:rsidRPr="00AD7296">
        <w:rPr>
          <w:rFonts w:ascii="BBC Reith Sans" w:eastAsia="Tw Cen MT" w:hAnsi="BBC Reith Sans" w:cs="BBC Reith Sans"/>
          <w:color w:val="000000" w:themeColor="text1"/>
          <w:kern w:val="24"/>
          <w:sz w:val="22"/>
          <w:szCs w:val="22"/>
        </w:rPr>
        <w:t>s</w:t>
      </w:r>
      <w:r w:rsidR="00C16EB5" w:rsidRPr="00AD7296">
        <w:rPr>
          <w:rFonts w:ascii="BBC Reith Sans" w:eastAsia="Tw Cen MT" w:hAnsi="BBC Reith Sans" w:cs="BBC Reith Sans"/>
          <w:color w:val="000000" w:themeColor="text1"/>
          <w:kern w:val="24"/>
          <w:sz w:val="22"/>
          <w:szCs w:val="22"/>
        </w:rPr>
        <w:t xml:space="preserve"> for the BBC</w:t>
      </w:r>
      <w:r w:rsidR="008F29F4" w:rsidRPr="00AD7296">
        <w:rPr>
          <w:rFonts w:ascii="BBC Reith Sans" w:eastAsia="Tw Cen MT" w:hAnsi="BBC Reith Sans" w:cs="BBC Reith Sans"/>
          <w:color w:val="000000" w:themeColor="text1"/>
          <w:kern w:val="24"/>
          <w:sz w:val="22"/>
          <w:szCs w:val="22"/>
        </w:rPr>
        <w:t xml:space="preserve">, </w:t>
      </w:r>
      <w:r w:rsidR="00E217D1" w:rsidRPr="00AD7296">
        <w:rPr>
          <w:rFonts w:ascii="BBC Reith Sans" w:eastAsia="Tw Cen MT" w:hAnsi="BBC Reith Sans" w:cs="BBC Reith Sans"/>
          <w:color w:val="000000" w:themeColor="text1"/>
          <w:kern w:val="24"/>
          <w:sz w:val="22"/>
          <w:szCs w:val="22"/>
        </w:rPr>
        <w:t>responding to the editorial brief</w:t>
      </w:r>
      <w:r w:rsidR="00AF4055" w:rsidRPr="00AD7296">
        <w:rPr>
          <w:rFonts w:ascii="BBC Reith Sans" w:eastAsia="Tw Cen MT" w:hAnsi="BBC Reith Sans" w:cs="BBC Reith Sans"/>
          <w:color w:val="000000" w:themeColor="text1"/>
          <w:kern w:val="24"/>
          <w:sz w:val="22"/>
          <w:szCs w:val="22"/>
        </w:rPr>
        <w:t>.</w:t>
      </w:r>
      <w:r w:rsidRPr="00AD7296">
        <w:rPr>
          <w:rFonts w:ascii="BBC Reith Sans" w:eastAsia="Tw Cen MT" w:hAnsi="BBC Reith Sans" w:cs="BBC Reith Sans"/>
          <w:color w:val="000000" w:themeColor="text1"/>
          <w:kern w:val="24"/>
          <w:sz w:val="22"/>
          <w:szCs w:val="22"/>
        </w:rPr>
        <w:t xml:space="preserve">  </w:t>
      </w:r>
      <w:r w:rsidR="00E217D1" w:rsidRPr="00AD7296">
        <w:rPr>
          <w:rFonts w:ascii="BBC Reith Sans" w:eastAsia="Tw Cen MT" w:hAnsi="BBC Reith Sans" w:cs="BBC Reith Sans"/>
          <w:color w:val="000000" w:themeColor="text1"/>
          <w:kern w:val="24"/>
          <w:sz w:val="22"/>
          <w:szCs w:val="22"/>
        </w:rPr>
        <w:t>Producers will be required to submit budgets supporting their treatments</w:t>
      </w:r>
      <w:r w:rsidR="00027D9D" w:rsidRPr="00AD7296">
        <w:rPr>
          <w:rFonts w:ascii="BBC Reith Sans" w:eastAsia="Tw Cen MT" w:hAnsi="BBC Reith Sans" w:cs="BBC Reith Sans"/>
          <w:color w:val="000000" w:themeColor="text1"/>
          <w:kern w:val="24"/>
          <w:sz w:val="22"/>
          <w:szCs w:val="22"/>
        </w:rPr>
        <w:t xml:space="preserve">, production schedules and they would need to </w:t>
      </w:r>
      <w:r w:rsidR="00E217D1" w:rsidRPr="00AD7296">
        <w:rPr>
          <w:rFonts w:ascii="BBC Reith Sans" w:eastAsia="Tw Cen MT" w:hAnsi="BBC Reith Sans" w:cs="BBC Reith Sans"/>
          <w:color w:val="000000" w:themeColor="text1"/>
          <w:kern w:val="24"/>
          <w:sz w:val="22"/>
          <w:szCs w:val="22"/>
        </w:rPr>
        <w:t xml:space="preserve">respond to the key contract terms issued at secondary information. </w:t>
      </w:r>
    </w:p>
    <w:p w14:paraId="2F2831BC" w14:textId="2FFCE7D7" w:rsidR="00A22611" w:rsidRPr="00BB56E9" w:rsidRDefault="00A22611" w:rsidP="00304F09">
      <w:pPr>
        <w:pStyle w:val="NormalWeb"/>
        <w:spacing w:before="120" w:beforeAutospacing="0" w:after="240" w:afterAutospacing="0"/>
        <w:ind w:left="425"/>
        <w:jc w:val="both"/>
        <w:rPr>
          <w:rFonts w:ascii="BBC Reith Sans" w:eastAsia="Tw Cen MT" w:hAnsi="BBC Reith Sans" w:cs="BBC Reith Sans"/>
          <w:kern w:val="24"/>
          <w:sz w:val="22"/>
          <w:szCs w:val="22"/>
        </w:rPr>
      </w:pPr>
      <w:r w:rsidRPr="00AD7296">
        <w:rPr>
          <w:rStyle w:val="Heading5Char"/>
          <w:rFonts w:ascii="BBC Reith Sans" w:hAnsi="BBC Reith Sans" w:cs="BBC Reith Sans"/>
          <w:b/>
          <w:bCs/>
          <w:color w:val="000000" w:themeColor="text1"/>
        </w:rPr>
        <w:t>Interview</w:t>
      </w:r>
      <w:r w:rsidR="00AD7296" w:rsidRPr="00AD7296">
        <w:rPr>
          <w:rStyle w:val="Heading5Char"/>
          <w:rFonts w:ascii="BBC Reith Sans" w:hAnsi="BBC Reith Sans" w:cs="BBC Reith Sans"/>
          <w:b/>
          <w:bCs/>
          <w:color w:val="000000" w:themeColor="text1"/>
        </w:rPr>
        <w:t>s:</w:t>
      </w:r>
      <w:r w:rsidRPr="00AD7296">
        <w:rPr>
          <w:rFonts w:ascii="BBC Reith Sans" w:eastAsia="Tw Cen MT" w:hAnsi="BBC Reith Sans" w:cs="BBC Reith Sans"/>
          <w:color w:val="000000" w:themeColor="text1"/>
          <w:kern w:val="24"/>
          <w:sz w:val="22"/>
          <w:szCs w:val="22"/>
        </w:rPr>
        <w:t xml:space="preserve"> </w:t>
      </w:r>
      <w:r w:rsidRPr="00BB56E9">
        <w:rPr>
          <w:rFonts w:ascii="BBC Reith Sans" w:eastAsia="Tw Cen MT" w:hAnsi="BBC Reith Sans" w:cs="BBC Reith Sans"/>
          <w:kern w:val="24"/>
          <w:sz w:val="22"/>
          <w:szCs w:val="22"/>
        </w:rPr>
        <w:t>All shortlisted</w:t>
      </w:r>
      <w:r w:rsidRPr="00BB56E9">
        <w:rPr>
          <w:rFonts w:ascii="BBC Reith Sans" w:eastAsia="Tw Cen MT" w:hAnsi="BBC Reith Sans" w:cs="BBC Reith Sans"/>
          <w:i/>
          <w:iCs/>
          <w:kern w:val="24"/>
          <w:sz w:val="22"/>
          <w:szCs w:val="22"/>
        </w:rPr>
        <w:t xml:space="preserve"> </w:t>
      </w:r>
      <w:r w:rsidRPr="00BB56E9">
        <w:rPr>
          <w:rFonts w:ascii="BBC Reith Sans" w:eastAsia="Tw Cen MT" w:hAnsi="BBC Reith Sans" w:cs="BBC Reith Sans"/>
          <w:kern w:val="24"/>
          <w:sz w:val="22"/>
          <w:szCs w:val="22"/>
        </w:rPr>
        <w:t>producers will be offered interviews with the evaluation panel to further discuss their proposals</w:t>
      </w:r>
      <w:r w:rsidR="00C8286B" w:rsidRPr="00BB56E9">
        <w:rPr>
          <w:rFonts w:ascii="BBC Reith Sans" w:eastAsia="Tw Cen MT" w:hAnsi="BBC Reith Sans" w:cs="BBC Reith Sans"/>
          <w:kern w:val="24"/>
          <w:sz w:val="22"/>
          <w:szCs w:val="22"/>
        </w:rPr>
        <w:t>.</w:t>
      </w:r>
    </w:p>
    <w:p w14:paraId="5A805B7C" w14:textId="3912C9AE" w:rsidR="005E1058" w:rsidRPr="00BB56E9" w:rsidRDefault="00F0568F" w:rsidP="00BB56E9">
      <w:pPr>
        <w:pStyle w:val="Heading4"/>
        <w:rPr>
          <w:rFonts w:ascii="BBC Reith Sans" w:hAnsi="BBC Reith Sans" w:cs="BBC Reith Sans"/>
          <w:i w:val="0"/>
          <w:iCs w:val="0"/>
          <w:color w:val="000000" w:themeColor="text1"/>
        </w:rPr>
      </w:pPr>
      <w:r w:rsidRPr="00BB56E9">
        <w:rPr>
          <w:rFonts w:ascii="BBC Reith Sans" w:hAnsi="BBC Reith Sans" w:cs="BBC Reith Sans"/>
          <w:i w:val="0"/>
          <w:iCs w:val="0"/>
          <w:color w:val="000000" w:themeColor="text1"/>
        </w:rPr>
        <w:t>3</w:t>
      </w:r>
      <w:r w:rsidR="00761AA6" w:rsidRPr="00BB56E9">
        <w:rPr>
          <w:rFonts w:ascii="BBC Reith Sans" w:hAnsi="BBC Reith Sans" w:cs="BBC Reith Sans"/>
          <w:i w:val="0"/>
          <w:iCs w:val="0"/>
          <w:color w:val="000000" w:themeColor="text1"/>
        </w:rPr>
        <w:t xml:space="preserve">.  </w:t>
      </w:r>
      <w:r w:rsidR="005E1058" w:rsidRPr="00BB56E9">
        <w:rPr>
          <w:rFonts w:ascii="BBC Reith Sans" w:hAnsi="BBC Reith Sans" w:cs="BBC Reith Sans"/>
          <w:i w:val="0"/>
          <w:iCs w:val="0"/>
          <w:color w:val="000000" w:themeColor="text1"/>
        </w:rPr>
        <w:t>Award</w:t>
      </w:r>
    </w:p>
    <w:p w14:paraId="09A2603B" w14:textId="695361BE" w:rsidR="0045755C" w:rsidRPr="00BB56E9" w:rsidRDefault="00B32C4D" w:rsidP="00BB56E9">
      <w:pPr>
        <w:pStyle w:val="NormalWeb"/>
        <w:spacing w:before="120" w:beforeAutospacing="0" w:after="120" w:afterAutospacing="0"/>
        <w:ind w:left="284"/>
        <w:jc w:val="both"/>
        <w:rPr>
          <w:rFonts w:ascii="BBC Reith Sans" w:eastAsia="Tw Cen MT" w:hAnsi="BBC Reith Sans" w:cs="BBC Reith Sans"/>
          <w:kern w:val="24"/>
          <w:sz w:val="22"/>
          <w:szCs w:val="22"/>
        </w:rPr>
      </w:pPr>
      <w:r w:rsidRPr="00BB56E9">
        <w:rPr>
          <w:rFonts w:ascii="BBC Reith Sans" w:eastAsia="Tw Cen MT" w:hAnsi="BBC Reith Sans" w:cs="BBC Reith Sans"/>
          <w:kern w:val="24"/>
          <w:sz w:val="22"/>
          <w:szCs w:val="22"/>
        </w:rPr>
        <w:t xml:space="preserve">The </w:t>
      </w:r>
      <w:r w:rsidR="00F0568F" w:rsidRPr="00BB56E9">
        <w:rPr>
          <w:rFonts w:ascii="BBC Reith Sans" w:eastAsia="Tw Cen MT" w:hAnsi="BBC Reith Sans" w:cs="BBC Reith Sans"/>
          <w:kern w:val="24"/>
          <w:sz w:val="22"/>
          <w:szCs w:val="22"/>
        </w:rPr>
        <w:t xml:space="preserve">ITP Response and </w:t>
      </w:r>
      <w:r w:rsidRPr="00BB56E9">
        <w:rPr>
          <w:rFonts w:ascii="BBC Reith Sans" w:eastAsia="Tw Cen MT" w:hAnsi="BBC Reith Sans" w:cs="BBC Reith Sans"/>
          <w:kern w:val="24"/>
          <w:sz w:val="22"/>
          <w:szCs w:val="22"/>
        </w:rPr>
        <w:t>information provided at interview</w:t>
      </w:r>
      <w:r w:rsidR="00FA2FC8" w:rsidRPr="00BB56E9">
        <w:rPr>
          <w:rFonts w:ascii="BBC Reith Sans" w:eastAsia="Tw Cen MT" w:hAnsi="BBC Reith Sans" w:cs="BBC Reith Sans"/>
          <w:kern w:val="24"/>
          <w:sz w:val="22"/>
          <w:szCs w:val="22"/>
        </w:rPr>
        <w:t>s</w:t>
      </w:r>
      <w:r w:rsidRPr="00BB56E9">
        <w:rPr>
          <w:rFonts w:ascii="BBC Reith Sans" w:eastAsia="Tw Cen MT" w:hAnsi="BBC Reith Sans" w:cs="BBC Reith Sans"/>
          <w:kern w:val="24"/>
          <w:sz w:val="22"/>
          <w:szCs w:val="22"/>
        </w:rPr>
        <w:t xml:space="preserve"> </w:t>
      </w:r>
      <w:r w:rsidR="00206BB2" w:rsidRPr="00BB56E9">
        <w:rPr>
          <w:rFonts w:ascii="BBC Reith Sans" w:eastAsia="Tw Cen MT" w:hAnsi="BBC Reith Sans" w:cs="BBC Reith Sans"/>
          <w:kern w:val="24"/>
          <w:sz w:val="22"/>
          <w:szCs w:val="22"/>
        </w:rPr>
        <w:t xml:space="preserve">will be evaluated </w:t>
      </w:r>
      <w:r w:rsidR="00FB7D5C" w:rsidRPr="00BB56E9">
        <w:rPr>
          <w:rFonts w:ascii="BBC Reith Sans" w:eastAsia="Tw Cen MT" w:hAnsi="BBC Reith Sans" w:cs="BBC Reith Sans"/>
          <w:kern w:val="24"/>
          <w:sz w:val="22"/>
          <w:szCs w:val="22"/>
        </w:rPr>
        <w:t xml:space="preserve">against the </w:t>
      </w:r>
      <w:r w:rsidR="005E1058" w:rsidRPr="00BB56E9">
        <w:rPr>
          <w:rFonts w:ascii="BBC Reith Sans" w:eastAsia="Tw Cen MT" w:hAnsi="BBC Reith Sans" w:cs="BBC Reith Sans"/>
          <w:kern w:val="24"/>
          <w:sz w:val="22"/>
          <w:szCs w:val="22"/>
        </w:rPr>
        <w:t>award criteria</w:t>
      </w:r>
      <w:r w:rsidR="00FB63F1" w:rsidRPr="00BB56E9">
        <w:rPr>
          <w:rFonts w:ascii="BBC Reith Sans" w:eastAsia="Tw Cen MT" w:hAnsi="BBC Reith Sans" w:cs="BBC Reith Sans"/>
          <w:kern w:val="24"/>
          <w:sz w:val="22"/>
          <w:szCs w:val="22"/>
        </w:rPr>
        <w:t xml:space="preserve"> </w:t>
      </w:r>
      <w:r w:rsidR="00674805" w:rsidRPr="00BB56E9">
        <w:rPr>
          <w:rFonts w:ascii="BBC Reith Sans" w:eastAsia="Tw Cen MT" w:hAnsi="BBC Reith Sans" w:cs="BBC Reith Sans"/>
          <w:kern w:val="24"/>
          <w:sz w:val="22"/>
          <w:szCs w:val="22"/>
        </w:rPr>
        <w:t xml:space="preserve">outlined below </w:t>
      </w:r>
      <w:r w:rsidR="00FB63F1" w:rsidRPr="00BB56E9">
        <w:rPr>
          <w:rFonts w:ascii="BBC Reith Sans" w:eastAsia="Tw Cen MT" w:hAnsi="BBC Reith Sans" w:cs="BBC Reith Sans"/>
          <w:kern w:val="24"/>
          <w:sz w:val="22"/>
          <w:szCs w:val="22"/>
        </w:rPr>
        <w:t xml:space="preserve">and a producer will be awarded the </w:t>
      </w:r>
      <w:r w:rsidR="00F0568F" w:rsidRPr="00BB56E9">
        <w:rPr>
          <w:rFonts w:ascii="BBC Reith Sans" w:eastAsia="Tw Cen MT" w:hAnsi="BBC Reith Sans" w:cs="BBC Reith Sans"/>
          <w:kern w:val="24"/>
          <w:sz w:val="22"/>
          <w:szCs w:val="22"/>
        </w:rPr>
        <w:t>commission</w:t>
      </w:r>
      <w:r w:rsidR="00FB63F1" w:rsidRPr="00BB56E9">
        <w:rPr>
          <w:rFonts w:ascii="BBC Reith Sans" w:eastAsia="Tw Cen MT" w:hAnsi="BBC Reith Sans" w:cs="BBC Reith Sans"/>
          <w:kern w:val="24"/>
          <w:sz w:val="22"/>
          <w:szCs w:val="22"/>
        </w:rPr>
        <w:t>.</w:t>
      </w:r>
      <w:r w:rsidR="00593B45" w:rsidRPr="00BB56E9">
        <w:rPr>
          <w:rFonts w:ascii="BBC Reith Sans" w:eastAsia="Tw Cen MT" w:hAnsi="BBC Reith Sans" w:cs="BBC Reith Sans"/>
          <w:kern w:val="24"/>
          <w:sz w:val="22"/>
          <w:szCs w:val="22"/>
        </w:rPr>
        <w:t xml:space="preserve"> More information about the award criteria and method will be provided as secondary information. </w:t>
      </w:r>
    </w:p>
    <w:p w14:paraId="1AC49FAA" w14:textId="4A829C1A" w:rsidR="004877C8" w:rsidRPr="00BB56E9" w:rsidRDefault="004877C8" w:rsidP="00BB56E9">
      <w:pPr>
        <w:pStyle w:val="Heading5"/>
        <w:rPr>
          <w:rFonts w:ascii="BBC Reith Sans" w:hAnsi="BBC Reith Sans" w:cs="BBC Reith Sans"/>
          <w:b/>
          <w:bCs/>
          <w:color w:val="000000" w:themeColor="text1"/>
        </w:rPr>
      </w:pPr>
    </w:p>
    <w:tbl>
      <w:tblPr>
        <w:tblStyle w:val="TableGridLight"/>
        <w:tblW w:w="9072" w:type="dxa"/>
        <w:tblInd w:w="279" w:type="dxa"/>
        <w:tblLook w:val="04A0" w:firstRow="1" w:lastRow="0" w:firstColumn="1" w:lastColumn="0" w:noHBand="0" w:noVBand="1"/>
        <w:tblCaption w:val="Award Criteria and Indicators"/>
        <w:tblDescription w:val="A list of the award criteria and indicators"/>
      </w:tblPr>
      <w:tblGrid>
        <w:gridCol w:w="9072"/>
      </w:tblGrid>
      <w:tr w:rsidR="00624F10" w:rsidRPr="00BB56E9" w14:paraId="6FC8CCBB" w14:textId="77777777" w:rsidTr="007864AC">
        <w:trPr>
          <w:trHeight w:val="456"/>
          <w:tblHeader/>
        </w:trPr>
        <w:tc>
          <w:tcPr>
            <w:tcW w:w="9072" w:type="dxa"/>
            <w:shd w:val="clear" w:color="auto" w:fill="005A9E"/>
          </w:tcPr>
          <w:p w14:paraId="19B27F42" w14:textId="77777777" w:rsidR="00624F10" w:rsidRPr="00BB56E9" w:rsidRDefault="00624F10" w:rsidP="00BB56E9">
            <w:pPr>
              <w:pStyle w:val="Heading5"/>
              <w:rPr>
                <w:rFonts w:ascii="BBC Reith Sans" w:hAnsi="BBC Reith Sans" w:cs="BBC Reith Sans"/>
                <w:b/>
                <w:bCs/>
                <w:i/>
                <w:iCs/>
              </w:rPr>
            </w:pPr>
            <w:r w:rsidRPr="00BB56E9">
              <w:rPr>
                <w:rFonts w:ascii="BBC Reith Sans" w:hAnsi="BBC Reith Sans" w:cs="BBC Reith Sans"/>
                <w:b/>
                <w:bCs/>
                <w:color w:val="FFFFFF" w:themeColor="background1"/>
              </w:rPr>
              <w:t> Award</w:t>
            </w:r>
            <w:r w:rsidRPr="00BB56E9">
              <w:rPr>
                <w:rFonts w:ascii="Arial" w:hAnsi="Arial" w:cs="Arial"/>
                <w:b/>
                <w:bCs/>
                <w:color w:val="FFFFFF" w:themeColor="background1"/>
              </w:rPr>
              <w:t> </w:t>
            </w:r>
            <w:r w:rsidRPr="00BB56E9">
              <w:rPr>
                <w:rFonts w:ascii="BBC Reith Sans" w:hAnsi="BBC Reith Sans" w:cs="BBC Reith Sans"/>
                <w:b/>
                <w:bCs/>
                <w:color w:val="FFFFFF" w:themeColor="background1"/>
              </w:rPr>
              <w:t>Criteria and Indicators</w:t>
            </w:r>
          </w:p>
        </w:tc>
      </w:tr>
      <w:tr w:rsidR="00624F10" w:rsidRPr="00BB56E9" w14:paraId="28F258DB" w14:textId="77777777" w:rsidTr="007864AC">
        <w:trPr>
          <w:trHeight w:val="632"/>
        </w:trPr>
        <w:tc>
          <w:tcPr>
            <w:tcW w:w="9072" w:type="dxa"/>
            <w:hideMark/>
          </w:tcPr>
          <w:p w14:paraId="4976EDF6" w14:textId="77777777" w:rsidR="00624F10" w:rsidRPr="00BB56E9" w:rsidRDefault="00624F10" w:rsidP="00304F09">
            <w:pPr>
              <w:pStyle w:val="NormalWeb"/>
              <w:spacing w:before="120" w:beforeAutospacing="0" w:after="60" w:afterAutospacing="0"/>
              <w:jc w:val="both"/>
              <w:rPr>
                <w:rFonts w:ascii="BBC Reith Sans" w:hAnsi="BBC Reith Sans" w:cs="BBC Reith Sans"/>
                <w:kern w:val="24"/>
                <w:sz w:val="21"/>
                <w:szCs w:val="21"/>
              </w:rPr>
            </w:pPr>
            <w:r w:rsidRPr="00BB56E9">
              <w:rPr>
                <w:rFonts w:ascii="BBC Reith Sans" w:eastAsia="MS Mincho" w:hAnsi="BBC Reith Sans" w:cs="BBC Reith Sans"/>
                <w:b/>
                <w:bCs/>
                <w:kern w:val="24"/>
                <w:sz w:val="21"/>
                <w:szCs w:val="21"/>
              </w:rPr>
              <w:t xml:space="preserve">EDITORIAL PROPOSAL &amp; CAPABILITY </w:t>
            </w:r>
            <w:r w:rsidRPr="00BB56E9">
              <w:rPr>
                <w:rFonts w:ascii="BBC Reith Sans" w:eastAsia="MS Mincho" w:hAnsi="BBC Reith Sans" w:cs="BBC Reith Sans"/>
                <w:kern w:val="24"/>
                <w:sz w:val="21"/>
                <w:szCs w:val="21"/>
              </w:rPr>
              <w:t>To include indicative elements such as: </w:t>
            </w:r>
          </w:p>
          <w:p w14:paraId="557CCF09" w14:textId="68B95817" w:rsidR="00624F10" w:rsidRPr="00BB56E9" w:rsidRDefault="00624F10" w:rsidP="00304F09">
            <w:pPr>
              <w:pStyle w:val="NormalWeb"/>
              <w:numPr>
                <w:ilvl w:val="0"/>
                <w:numId w:val="67"/>
              </w:numPr>
              <w:spacing w:before="60" w:beforeAutospacing="0" w:after="60" w:afterAutospacing="0"/>
              <w:ind w:left="453" w:hanging="357"/>
              <w:jc w:val="both"/>
              <w:rPr>
                <w:rFonts w:ascii="BBC Reith Sans" w:hAnsi="BBC Reith Sans" w:cs="BBC Reith Sans"/>
                <w:kern w:val="24"/>
                <w:sz w:val="21"/>
                <w:szCs w:val="21"/>
              </w:rPr>
            </w:pPr>
            <w:r w:rsidRPr="00BB56E9">
              <w:rPr>
                <w:rFonts w:ascii="BBC Reith Sans" w:hAnsi="BBC Reith Sans" w:cs="BBC Reith Sans"/>
                <w:kern w:val="24"/>
                <w:sz w:val="21"/>
                <w:szCs w:val="21"/>
              </w:rPr>
              <w:t xml:space="preserve">Ability to demonstrate a vision for taking an existing </w:t>
            </w:r>
            <w:r w:rsidR="009522B4" w:rsidRPr="00BB56E9">
              <w:rPr>
                <w:rFonts w:ascii="BBC Reith Sans" w:hAnsi="BBC Reith Sans" w:cs="BBC Reith Sans"/>
                <w:kern w:val="24"/>
                <w:sz w:val="21"/>
                <w:szCs w:val="21"/>
              </w:rPr>
              <w:t xml:space="preserve">brand </w:t>
            </w:r>
            <w:r w:rsidRPr="00BB56E9">
              <w:rPr>
                <w:rFonts w:ascii="BBC Reith Sans" w:hAnsi="BBC Reith Sans" w:cs="BBC Reith Sans"/>
                <w:kern w:val="24"/>
                <w:sz w:val="21"/>
                <w:szCs w:val="21"/>
              </w:rPr>
              <w:t>and</w:t>
            </w:r>
            <w:r w:rsidR="00B261D4" w:rsidRPr="00BB56E9">
              <w:rPr>
                <w:rFonts w:ascii="BBC Reith Sans" w:hAnsi="BBC Reith Sans" w:cs="BBC Reith Sans"/>
                <w:kern w:val="24"/>
                <w:sz w:val="21"/>
                <w:szCs w:val="21"/>
              </w:rPr>
              <w:t xml:space="preserve"> creatively</w:t>
            </w:r>
            <w:r w:rsidRPr="00BB56E9">
              <w:rPr>
                <w:rFonts w:ascii="BBC Reith Sans" w:hAnsi="BBC Reith Sans" w:cs="BBC Reith Sans"/>
                <w:kern w:val="24"/>
                <w:sz w:val="21"/>
                <w:szCs w:val="21"/>
              </w:rPr>
              <w:t xml:space="preserve"> re</w:t>
            </w:r>
            <w:r w:rsidR="009522B4" w:rsidRPr="00BB56E9">
              <w:rPr>
                <w:rFonts w:ascii="BBC Reith Sans" w:hAnsi="BBC Reith Sans" w:cs="BBC Reith Sans"/>
                <w:kern w:val="24"/>
                <w:sz w:val="21"/>
                <w:szCs w:val="21"/>
              </w:rPr>
              <w:t>purposing</w:t>
            </w:r>
            <w:r w:rsidRPr="00BB56E9">
              <w:rPr>
                <w:rFonts w:ascii="BBC Reith Sans" w:hAnsi="BBC Reith Sans" w:cs="BBC Reith Sans"/>
                <w:kern w:val="24"/>
                <w:sz w:val="21"/>
                <w:szCs w:val="21"/>
              </w:rPr>
              <w:t xml:space="preserve"> it for a</w:t>
            </w:r>
            <w:r w:rsidR="009522B4" w:rsidRPr="00BB56E9">
              <w:rPr>
                <w:rFonts w:ascii="BBC Reith Sans" w:hAnsi="BBC Reith Sans" w:cs="BBC Reith Sans"/>
                <w:kern w:val="24"/>
                <w:sz w:val="21"/>
                <w:szCs w:val="21"/>
              </w:rPr>
              <w:t xml:space="preserve"> youn</w:t>
            </w:r>
            <w:r w:rsidR="00A44D04" w:rsidRPr="00BB56E9">
              <w:rPr>
                <w:rFonts w:ascii="BBC Reith Sans" w:hAnsi="BBC Reith Sans" w:cs="BBC Reith Sans"/>
                <w:kern w:val="24"/>
                <w:sz w:val="21"/>
                <w:szCs w:val="21"/>
              </w:rPr>
              <w:t>g</w:t>
            </w:r>
            <w:r w:rsidR="009522B4" w:rsidRPr="00BB56E9">
              <w:rPr>
                <w:rFonts w:ascii="BBC Reith Sans" w:hAnsi="BBC Reith Sans" w:cs="BBC Reith Sans"/>
                <w:kern w:val="24"/>
                <w:sz w:val="21"/>
                <w:szCs w:val="21"/>
              </w:rPr>
              <w:t xml:space="preserve"> </w:t>
            </w:r>
            <w:r w:rsidRPr="00BB56E9">
              <w:rPr>
                <w:rFonts w:ascii="BBC Reith Sans" w:hAnsi="BBC Reith Sans" w:cs="BBC Reith Sans"/>
                <w:kern w:val="24"/>
                <w:sz w:val="21"/>
                <w:szCs w:val="21"/>
              </w:rPr>
              <w:t xml:space="preserve">audience whilst retaining the heart of the </w:t>
            </w:r>
            <w:r w:rsidR="002F6AF8" w:rsidRPr="00BB56E9">
              <w:rPr>
                <w:rFonts w:ascii="BBC Reith Sans" w:hAnsi="BBC Reith Sans" w:cs="BBC Reith Sans"/>
                <w:kern w:val="24"/>
                <w:sz w:val="21"/>
                <w:szCs w:val="21"/>
              </w:rPr>
              <w:t xml:space="preserve">original </w:t>
            </w:r>
            <w:proofErr w:type="gramStart"/>
            <w:r w:rsidRPr="00BB56E9">
              <w:rPr>
                <w:rFonts w:ascii="BBC Reith Sans" w:hAnsi="BBC Reith Sans" w:cs="BBC Reith Sans"/>
                <w:kern w:val="24"/>
                <w:sz w:val="21"/>
                <w:szCs w:val="21"/>
              </w:rPr>
              <w:t>show</w:t>
            </w:r>
            <w:r w:rsidR="007D38E1" w:rsidRPr="00BB56E9">
              <w:rPr>
                <w:rFonts w:ascii="BBC Reith Sans" w:hAnsi="BBC Reith Sans" w:cs="BBC Reith Sans"/>
                <w:kern w:val="24"/>
                <w:sz w:val="21"/>
                <w:szCs w:val="21"/>
              </w:rPr>
              <w:t>;</w:t>
            </w:r>
            <w:proofErr w:type="gramEnd"/>
          </w:p>
          <w:p w14:paraId="301F82A8" w14:textId="6CEFC0BB" w:rsidR="00624F10" w:rsidRPr="00BB56E9" w:rsidRDefault="00624F10" w:rsidP="00304F09">
            <w:pPr>
              <w:pStyle w:val="NormalWeb"/>
              <w:numPr>
                <w:ilvl w:val="0"/>
                <w:numId w:val="67"/>
              </w:numPr>
              <w:spacing w:before="60" w:beforeAutospacing="0" w:after="60" w:afterAutospacing="0"/>
              <w:ind w:left="453" w:hanging="357"/>
              <w:jc w:val="both"/>
              <w:rPr>
                <w:rFonts w:ascii="BBC Reith Sans" w:hAnsi="BBC Reith Sans" w:cs="BBC Reith Sans"/>
                <w:kern w:val="24"/>
                <w:sz w:val="21"/>
                <w:szCs w:val="21"/>
              </w:rPr>
            </w:pPr>
            <w:r w:rsidRPr="00BB56E9">
              <w:rPr>
                <w:rFonts w:ascii="BBC Reith Sans" w:hAnsi="BBC Reith Sans" w:cs="BBC Reith Sans"/>
                <w:kern w:val="24"/>
                <w:sz w:val="21"/>
                <w:szCs w:val="21"/>
              </w:rPr>
              <w:t>Ideas for a</w:t>
            </w:r>
            <w:r w:rsidR="00A44D04" w:rsidRPr="00BB56E9">
              <w:rPr>
                <w:rFonts w:ascii="BBC Reith Sans" w:hAnsi="BBC Reith Sans" w:cs="BBC Reith Sans"/>
                <w:kern w:val="24"/>
                <w:sz w:val="21"/>
                <w:szCs w:val="21"/>
              </w:rPr>
              <w:t xml:space="preserve">n </w:t>
            </w:r>
            <w:r w:rsidRPr="00BB56E9">
              <w:rPr>
                <w:rFonts w:ascii="BBC Reith Sans" w:hAnsi="BBC Reith Sans" w:cs="BBC Reith Sans"/>
                <w:kern w:val="24"/>
                <w:sz w:val="21"/>
                <w:szCs w:val="21"/>
              </w:rPr>
              <w:t xml:space="preserve">engaging and appropriate approach to </w:t>
            </w:r>
            <w:r w:rsidR="004C77B3" w:rsidRPr="00BB56E9">
              <w:rPr>
                <w:rFonts w:ascii="BBC Reith Sans" w:hAnsi="BBC Reith Sans" w:cs="BBC Reith Sans"/>
                <w:kern w:val="24"/>
                <w:sz w:val="21"/>
                <w:szCs w:val="21"/>
              </w:rPr>
              <w:t xml:space="preserve">creative storytelling </w:t>
            </w:r>
            <w:r w:rsidRPr="00BB56E9">
              <w:rPr>
                <w:rFonts w:ascii="BBC Reith Sans" w:hAnsi="BBC Reith Sans" w:cs="BBC Reith Sans"/>
                <w:kern w:val="24"/>
                <w:sz w:val="21"/>
                <w:szCs w:val="21"/>
              </w:rPr>
              <w:t xml:space="preserve">and </w:t>
            </w:r>
            <w:r w:rsidR="00F601C6" w:rsidRPr="00BB56E9">
              <w:rPr>
                <w:rFonts w:ascii="BBC Reith Sans" w:hAnsi="BBC Reith Sans" w:cs="BBC Reith Sans"/>
                <w:kern w:val="24"/>
                <w:sz w:val="21"/>
                <w:szCs w:val="21"/>
              </w:rPr>
              <w:t xml:space="preserve">this </w:t>
            </w:r>
            <w:proofErr w:type="gramStart"/>
            <w:r w:rsidRPr="00BB56E9">
              <w:rPr>
                <w:rFonts w:ascii="BBC Reith Sans" w:hAnsi="BBC Reith Sans" w:cs="BBC Reith Sans"/>
                <w:kern w:val="24"/>
                <w:sz w:val="21"/>
                <w:szCs w:val="21"/>
              </w:rPr>
              <w:t>audience</w:t>
            </w:r>
            <w:r w:rsidR="007D38E1" w:rsidRPr="00BB56E9">
              <w:rPr>
                <w:rFonts w:ascii="BBC Reith Sans" w:hAnsi="BBC Reith Sans" w:cs="BBC Reith Sans"/>
                <w:kern w:val="24"/>
                <w:sz w:val="21"/>
                <w:szCs w:val="21"/>
              </w:rPr>
              <w:t>;</w:t>
            </w:r>
            <w:proofErr w:type="gramEnd"/>
          </w:p>
          <w:p w14:paraId="43E44092" w14:textId="78588D51" w:rsidR="00624F10" w:rsidRPr="00BB56E9" w:rsidRDefault="00624F10" w:rsidP="00304F09">
            <w:pPr>
              <w:pStyle w:val="NormalWeb"/>
              <w:numPr>
                <w:ilvl w:val="0"/>
                <w:numId w:val="67"/>
              </w:numPr>
              <w:spacing w:before="60" w:beforeAutospacing="0" w:after="60" w:afterAutospacing="0"/>
              <w:ind w:left="453" w:hanging="357"/>
              <w:jc w:val="both"/>
              <w:rPr>
                <w:rFonts w:ascii="BBC Reith Sans" w:hAnsi="BBC Reith Sans" w:cs="BBC Reith Sans"/>
                <w:kern w:val="24"/>
                <w:sz w:val="21"/>
                <w:szCs w:val="21"/>
              </w:rPr>
            </w:pPr>
            <w:r w:rsidRPr="00BB56E9">
              <w:rPr>
                <w:rFonts w:ascii="BBC Reith Sans" w:hAnsi="BBC Reith Sans" w:cs="BBC Reith Sans"/>
                <w:kern w:val="24"/>
                <w:sz w:val="21"/>
                <w:szCs w:val="21"/>
              </w:rPr>
              <w:t xml:space="preserve">Strategies for delivering the style of production pitched, including managing contributors and crews and working collaboratively with the </w:t>
            </w:r>
            <w:proofErr w:type="gramStart"/>
            <w:r w:rsidRPr="00BB56E9">
              <w:rPr>
                <w:rFonts w:ascii="BBC Reith Sans" w:hAnsi="BBC Reith Sans" w:cs="BBC Reith Sans"/>
                <w:kern w:val="24"/>
                <w:sz w:val="21"/>
                <w:szCs w:val="21"/>
              </w:rPr>
              <w:t>BBC</w:t>
            </w:r>
            <w:r w:rsidR="007D38E1" w:rsidRPr="00BB56E9">
              <w:rPr>
                <w:rFonts w:ascii="BBC Reith Sans" w:hAnsi="BBC Reith Sans" w:cs="BBC Reith Sans"/>
                <w:kern w:val="24"/>
                <w:sz w:val="21"/>
                <w:szCs w:val="21"/>
              </w:rPr>
              <w:t>;</w:t>
            </w:r>
            <w:proofErr w:type="gramEnd"/>
          </w:p>
          <w:p w14:paraId="5AEC7725" w14:textId="10611200" w:rsidR="00624F10" w:rsidRPr="00BB56E9" w:rsidRDefault="00624F10" w:rsidP="00304F09">
            <w:pPr>
              <w:pStyle w:val="NormalWeb"/>
              <w:numPr>
                <w:ilvl w:val="0"/>
                <w:numId w:val="67"/>
              </w:numPr>
              <w:spacing w:before="60" w:beforeAutospacing="0" w:after="60" w:afterAutospacing="0"/>
              <w:ind w:left="453" w:hanging="357"/>
              <w:jc w:val="both"/>
              <w:rPr>
                <w:rFonts w:ascii="BBC Reith Sans" w:hAnsi="BBC Reith Sans" w:cs="BBC Reith Sans"/>
                <w:kern w:val="24"/>
                <w:sz w:val="21"/>
                <w:szCs w:val="21"/>
              </w:rPr>
            </w:pPr>
            <w:r w:rsidRPr="00BB56E9">
              <w:rPr>
                <w:rFonts w:ascii="BBC Reith Sans" w:hAnsi="BBC Reith Sans" w:cs="BBC Reith Sans"/>
                <w:kern w:val="24"/>
                <w:sz w:val="21"/>
                <w:szCs w:val="21"/>
              </w:rPr>
              <w:t xml:space="preserve">Strategies to appeal to broader, underserved audiences across the UK, inclusion of diverse stories, and </w:t>
            </w:r>
            <w:proofErr w:type="gramStart"/>
            <w:r w:rsidRPr="00BB56E9">
              <w:rPr>
                <w:rFonts w:ascii="BBC Reith Sans" w:hAnsi="BBC Reith Sans" w:cs="BBC Reith Sans"/>
                <w:kern w:val="24"/>
                <w:sz w:val="21"/>
                <w:szCs w:val="21"/>
              </w:rPr>
              <w:t>perspectives</w:t>
            </w:r>
            <w:r w:rsidR="007D38E1" w:rsidRPr="00BB56E9">
              <w:rPr>
                <w:rFonts w:ascii="BBC Reith Sans" w:hAnsi="BBC Reith Sans" w:cs="BBC Reith Sans"/>
                <w:kern w:val="24"/>
                <w:sz w:val="21"/>
                <w:szCs w:val="21"/>
              </w:rPr>
              <w:t>;</w:t>
            </w:r>
            <w:proofErr w:type="gramEnd"/>
          </w:p>
          <w:p w14:paraId="3CA3A048" w14:textId="44D24E5F" w:rsidR="00624F10" w:rsidRPr="00BB56E9" w:rsidRDefault="00624F10" w:rsidP="00304F09">
            <w:pPr>
              <w:pStyle w:val="NormalWeb"/>
              <w:numPr>
                <w:ilvl w:val="0"/>
                <w:numId w:val="67"/>
              </w:numPr>
              <w:spacing w:before="60" w:beforeAutospacing="0" w:after="60" w:afterAutospacing="0"/>
              <w:ind w:left="453" w:hanging="357"/>
              <w:jc w:val="both"/>
              <w:rPr>
                <w:rFonts w:ascii="BBC Reith Sans" w:hAnsi="BBC Reith Sans" w:cs="BBC Reith Sans"/>
                <w:kern w:val="24"/>
                <w:sz w:val="21"/>
                <w:szCs w:val="21"/>
              </w:rPr>
            </w:pPr>
            <w:r w:rsidRPr="00BB56E9">
              <w:rPr>
                <w:rFonts w:ascii="BBC Reith Sans" w:hAnsi="BBC Reith Sans" w:cs="BBC Reith Sans"/>
                <w:kern w:val="24"/>
                <w:sz w:val="21"/>
                <w:szCs w:val="21"/>
              </w:rPr>
              <w:t xml:space="preserve">Strategies for identification and securing key Production </w:t>
            </w:r>
            <w:proofErr w:type="gramStart"/>
            <w:r w:rsidRPr="00BB56E9">
              <w:rPr>
                <w:rFonts w:ascii="BBC Reith Sans" w:hAnsi="BBC Reith Sans" w:cs="BBC Reith Sans"/>
                <w:kern w:val="24"/>
                <w:sz w:val="21"/>
                <w:szCs w:val="21"/>
              </w:rPr>
              <w:t>Talent</w:t>
            </w:r>
            <w:r w:rsidR="007D38E1" w:rsidRPr="00BB56E9">
              <w:rPr>
                <w:rFonts w:ascii="BBC Reith Sans" w:hAnsi="BBC Reith Sans" w:cs="BBC Reith Sans"/>
                <w:kern w:val="24"/>
                <w:sz w:val="21"/>
                <w:szCs w:val="21"/>
              </w:rPr>
              <w:t>;</w:t>
            </w:r>
            <w:proofErr w:type="gramEnd"/>
            <w:r w:rsidRPr="00BB56E9">
              <w:rPr>
                <w:rFonts w:ascii="BBC Reith Sans" w:hAnsi="BBC Reith Sans" w:cs="BBC Reith Sans"/>
                <w:kern w:val="24"/>
                <w:sz w:val="21"/>
                <w:szCs w:val="21"/>
              </w:rPr>
              <w:t xml:space="preserve"> </w:t>
            </w:r>
          </w:p>
          <w:p w14:paraId="6C48BBD3" w14:textId="028CF98C" w:rsidR="00624F10" w:rsidRPr="00BB56E9" w:rsidRDefault="00AF2947" w:rsidP="00304F09">
            <w:pPr>
              <w:pStyle w:val="NormalWeb"/>
              <w:numPr>
                <w:ilvl w:val="0"/>
                <w:numId w:val="67"/>
              </w:numPr>
              <w:spacing w:before="60" w:beforeAutospacing="0" w:after="60" w:afterAutospacing="0"/>
              <w:ind w:left="453" w:hanging="357"/>
              <w:jc w:val="both"/>
              <w:rPr>
                <w:rFonts w:ascii="BBC Reith Sans" w:hAnsi="BBC Reith Sans" w:cs="BBC Reith Sans"/>
                <w:kern w:val="24"/>
                <w:sz w:val="21"/>
                <w:szCs w:val="21"/>
              </w:rPr>
            </w:pPr>
            <w:r w:rsidRPr="00BB56E9">
              <w:rPr>
                <w:rFonts w:ascii="BBC Reith Sans" w:hAnsi="BBC Reith Sans" w:cs="BBC Reith Sans"/>
                <w:kern w:val="24"/>
                <w:sz w:val="21"/>
                <w:szCs w:val="21"/>
              </w:rPr>
              <w:t>S</w:t>
            </w:r>
            <w:r w:rsidR="00624F10" w:rsidRPr="00BB56E9">
              <w:rPr>
                <w:rFonts w:ascii="BBC Reith Sans" w:hAnsi="BBC Reith Sans" w:cs="BBC Reith Sans"/>
                <w:kern w:val="24"/>
                <w:sz w:val="21"/>
                <w:szCs w:val="21"/>
              </w:rPr>
              <w:t xml:space="preserve">trategies for identifying new </w:t>
            </w:r>
            <w:r w:rsidR="004A6A14" w:rsidRPr="00BB56E9">
              <w:rPr>
                <w:rFonts w:ascii="BBC Reith Sans" w:hAnsi="BBC Reith Sans" w:cs="BBC Reith Sans"/>
                <w:kern w:val="24"/>
                <w:sz w:val="21"/>
                <w:szCs w:val="21"/>
              </w:rPr>
              <w:t>voic</w:t>
            </w:r>
            <w:r w:rsidR="00624F10" w:rsidRPr="00BB56E9">
              <w:rPr>
                <w:rFonts w:ascii="BBC Reith Sans" w:hAnsi="BBC Reith Sans" w:cs="BBC Reith Sans"/>
                <w:kern w:val="24"/>
                <w:sz w:val="21"/>
                <w:szCs w:val="21"/>
              </w:rPr>
              <w:t>es</w:t>
            </w:r>
            <w:r w:rsidR="00A06811" w:rsidRPr="00BB56E9">
              <w:rPr>
                <w:rFonts w:ascii="BBC Reith Sans" w:hAnsi="BBC Reith Sans" w:cs="BBC Reith Sans"/>
                <w:kern w:val="24"/>
                <w:sz w:val="21"/>
                <w:szCs w:val="21"/>
              </w:rPr>
              <w:t xml:space="preserve"> to ensure diversity amongst the voice </w:t>
            </w:r>
            <w:proofErr w:type="gramStart"/>
            <w:r w:rsidR="00A06811" w:rsidRPr="00BB56E9">
              <w:rPr>
                <w:rFonts w:ascii="BBC Reith Sans" w:hAnsi="BBC Reith Sans" w:cs="BBC Reith Sans"/>
                <w:kern w:val="24"/>
                <w:sz w:val="21"/>
                <w:szCs w:val="21"/>
              </w:rPr>
              <w:t>cast</w:t>
            </w:r>
            <w:r w:rsidR="007864AC" w:rsidRPr="00BB56E9">
              <w:rPr>
                <w:rFonts w:ascii="BBC Reith Sans" w:hAnsi="BBC Reith Sans" w:cs="BBC Reith Sans"/>
                <w:kern w:val="24"/>
                <w:sz w:val="21"/>
                <w:szCs w:val="21"/>
              </w:rPr>
              <w:t>;</w:t>
            </w:r>
            <w:proofErr w:type="gramEnd"/>
            <w:r w:rsidR="00624F10" w:rsidRPr="00BB56E9">
              <w:rPr>
                <w:rFonts w:ascii="BBC Reith Sans" w:hAnsi="BBC Reith Sans" w:cs="BBC Reith Sans"/>
                <w:kern w:val="24"/>
                <w:sz w:val="21"/>
                <w:szCs w:val="21"/>
              </w:rPr>
              <w:t xml:space="preserve"> </w:t>
            </w:r>
          </w:p>
          <w:p w14:paraId="7CCDBBDD" w14:textId="77777777" w:rsidR="00624F10" w:rsidRPr="00BB56E9" w:rsidRDefault="00A06811" w:rsidP="00A44D04">
            <w:pPr>
              <w:pStyle w:val="NormalWeb"/>
              <w:numPr>
                <w:ilvl w:val="0"/>
                <w:numId w:val="67"/>
              </w:numPr>
              <w:spacing w:before="60" w:beforeAutospacing="0" w:after="60" w:afterAutospacing="0"/>
              <w:ind w:left="453" w:hanging="357"/>
              <w:jc w:val="both"/>
              <w:rPr>
                <w:rFonts w:ascii="BBC Reith Sans" w:hAnsi="BBC Reith Sans" w:cs="BBC Reith Sans"/>
                <w:color w:val="FF0000"/>
                <w:kern w:val="24"/>
                <w:sz w:val="21"/>
                <w:szCs w:val="21"/>
              </w:rPr>
            </w:pPr>
            <w:r w:rsidRPr="00BB56E9">
              <w:rPr>
                <w:rFonts w:ascii="BBC Reith Sans" w:hAnsi="BBC Reith Sans" w:cs="BBC Reith Sans"/>
                <w:kern w:val="24"/>
                <w:sz w:val="21"/>
                <w:szCs w:val="21"/>
              </w:rPr>
              <w:t>Suggestions for new ways to engage the audience and strengthen brand loyalty</w:t>
            </w:r>
          </w:p>
          <w:p w14:paraId="2FDC13DA" w14:textId="270D5D7B" w:rsidR="00746218" w:rsidRPr="00BB56E9" w:rsidRDefault="00746218" w:rsidP="00746218">
            <w:pPr>
              <w:pStyle w:val="NormalWeb"/>
              <w:numPr>
                <w:ilvl w:val="0"/>
                <w:numId w:val="67"/>
              </w:numPr>
              <w:spacing w:before="60" w:beforeAutospacing="0" w:after="60" w:afterAutospacing="0"/>
              <w:ind w:left="453" w:hanging="357"/>
              <w:jc w:val="both"/>
              <w:rPr>
                <w:rFonts w:ascii="BBC Reith Sans" w:hAnsi="BBC Reith Sans" w:cs="BBC Reith Sans"/>
                <w:color w:val="FF0000"/>
                <w:kern w:val="24"/>
                <w:sz w:val="21"/>
                <w:szCs w:val="21"/>
              </w:rPr>
            </w:pPr>
            <w:r w:rsidRPr="00BB56E9">
              <w:rPr>
                <w:rFonts w:ascii="BBC Reith Sans" w:hAnsi="BBC Reith Sans" w:cs="BBC Reith Sans"/>
                <w:kern w:val="24"/>
                <w:sz w:val="21"/>
                <w:szCs w:val="21"/>
              </w:rPr>
              <w:t xml:space="preserve">Awareness of other BBC key priorities and strategies and how the Programme will contribute to those, for example authentic portrayal, </w:t>
            </w:r>
            <w:r w:rsidR="00F601C6" w:rsidRPr="00BB56E9">
              <w:rPr>
                <w:rFonts w:ascii="BBC Reith Sans" w:hAnsi="BBC Reith Sans" w:cs="BBC Reith Sans"/>
                <w:kern w:val="24"/>
                <w:sz w:val="21"/>
                <w:szCs w:val="21"/>
              </w:rPr>
              <w:t xml:space="preserve">diversity and </w:t>
            </w:r>
            <w:r w:rsidRPr="00BB56E9">
              <w:rPr>
                <w:rFonts w:ascii="BBC Reith Sans" w:hAnsi="BBC Reith Sans" w:cs="BBC Reith Sans"/>
                <w:kern w:val="24"/>
                <w:sz w:val="21"/>
                <w:szCs w:val="21"/>
              </w:rPr>
              <w:t>sustainability on</w:t>
            </w:r>
            <w:r w:rsidR="00F601C6" w:rsidRPr="00BB56E9">
              <w:rPr>
                <w:rFonts w:ascii="BBC Reith Sans" w:hAnsi="BBC Reith Sans" w:cs="BBC Reith Sans"/>
                <w:kern w:val="24"/>
                <w:sz w:val="21"/>
                <w:szCs w:val="21"/>
              </w:rPr>
              <w:t>-</w:t>
            </w:r>
            <w:r w:rsidRPr="00BB56E9">
              <w:rPr>
                <w:rFonts w:ascii="BBC Reith Sans" w:hAnsi="BBC Reith Sans" w:cs="BBC Reith Sans"/>
                <w:kern w:val="24"/>
                <w:sz w:val="21"/>
                <w:szCs w:val="21"/>
              </w:rPr>
              <w:t>screen.</w:t>
            </w:r>
          </w:p>
        </w:tc>
      </w:tr>
      <w:tr w:rsidR="00624F10" w:rsidRPr="00BB56E9" w14:paraId="6A2C370A" w14:textId="77777777" w:rsidTr="007864AC">
        <w:trPr>
          <w:trHeight w:val="496"/>
        </w:trPr>
        <w:tc>
          <w:tcPr>
            <w:tcW w:w="9072" w:type="dxa"/>
            <w:hideMark/>
          </w:tcPr>
          <w:p w14:paraId="7447880C" w14:textId="77777777" w:rsidR="00624F10" w:rsidRPr="00BB56E9" w:rsidRDefault="00624F10" w:rsidP="00304F09">
            <w:pPr>
              <w:pStyle w:val="NormalWeb"/>
              <w:spacing w:before="120" w:beforeAutospacing="0" w:after="60" w:afterAutospacing="0"/>
              <w:jc w:val="both"/>
              <w:rPr>
                <w:rFonts w:ascii="BBC Reith Sans" w:hAnsi="BBC Reith Sans" w:cs="BBC Reith Sans"/>
                <w:kern w:val="24"/>
                <w:sz w:val="21"/>
                <w:szCs w:val="21"/>
              </w:rPr>
            </w:pPr>
            <w:r w:rsidRPr="00BB56E9">
              <w:rPr>
                <w:rFonts w:ascii="BBC Reith Sans" w:eastAsia="MS Mincho" w:hAnsi="BBC Reith Sans" w:cs="BBC Reith Sans"/>
                <w:b/>
                <w:bCs/>
                <w:kern w:val="24"/>
                <w:sz w:val="21"/>
                <w:szCs w:val="21"/>
              </w:rPr>
              <w:t>VALUE FOR MONEY</w:t>
            </w:r>
            <w:r w:rsidRPr="00BB56E9">
              <w:rPr>
                <w:rFonts w:ascii="Arial" w:eastAsia="MS Mincho" w:hAnsi="Arial" w:cs="Arial"/>
                <w:b/>
                <w:bCs/>
                <w:kern w:val="24"/>
                <w:sz w:val="21"/>
                <w:szCs w:val="21"/>
              </w:rPr>
              <w:t> </w:t>
            </w:r>
            <w:r w:rsidRPr="00BB56E9">
              <w:rPr>
                <w:rFonts w:ascii="BBC Reith Sans" w:eastAsia="MS Mincho" w:hAnsi="BBC Reith Sans" w:cs="BBC Reith Sans"/>
                <w:kern w:val="24"/>
                <w:sz w:val="21"/>
                <w:szCs w:val="21"/>
              </w:rPr>
              <w:t>To include indicative elements such as:</w:t>
            </w:r>
            <w:r w:rsidRPr="00BB56E9">
              <w:rPr>
                <w:rFonts w:ascii="Arial" w:eastAsia="MS Mincho" w:hAnsi="Arial" w:cs="Arial"/>
                <w:kern w:val="24"/>
                <w:sz w:val="21"/>
                <w:szCs w:val="21"/>
              </w:rPr>
              <w:t>  </w:t>
            </w:r>
            <w:r w:rsidRPr="00BB56E9">
              <w:rPr>
                <w:rFonts w:ascii="BBC Reith Sans" w:eastAsia="MS Mincho" w:hAnsi="BBC Reith Sans" w:cs="BBC Reith Sans"/>
                <w:kern w:val="24"/>
                <w:sz w:val="21"/>
                <w:szCs w:val="21"/>
              </w:rPr>
              <w:t> </w:t>
            </w:r>
          </w:p>
          <w:p w14:paraId="773B20ED" w14:textId="00D836E9" w:rsidR="00624F10" w:rsidRPr="00BB56E9" w:rsidRDefault="00624F10" w:rsidP="00304F09">
            <w:pPr>
              <w:pStyle w:val="NormalWeb"/>
              <w:numPr>
                <w:ilvl w:val="0"/>
                <w:numId w:val="67"/>
              </w:numPr>
              <w:spacing w:before="60" w:beforeAutospacing="0" w:after="60" w:afterAutospacing="0"/>
              <w:ind w:left="453" w:hanging="357"/>
              <w:jc w:val="both"/>
              <w:rPr>
                <w:rFonts w:ascii="BBC Reith Sans" w:eastAsia="Times New Roman" w:hAnsi="BBC Reith Sans" w:cs="BBC Reith Sans"/>
                <w:sz w:val="21"/>
                <w:szCs w:val="21"/>
                <w:lang w:eastAsia="en-GB"/>
              </w:rPr>
            </w:pPr>
            <w:r w:rsidRPr="00BB56E9">
              <w:rPr>
                <w:rFonts w:ascii="BBC Reith Sans" w:eastAsia="Times New Roman" w:hAnsi="BBC Reith Sans" w:cs="BBC Reith Sans"/>
                <w:sz w:val="21"/>
                <w:szCs w:val="21"/>
                <w:lang w:eastAsia="en-GB"/>
              </w:rPr>
              <w:t xml:space="preserve">Price </w:t>
            </w:r>
            <w:r w:rsidR="00FA5FBD" w:rsidRPr="00BB56E9">
              <w:rPr>
                <w:rFonts w:ascii="BBC Reith Sans" w:eastAsia="Times New Roman" w:hAnsi="BBC Reith Sans" w:cs="BBC Reith Sans"/>
                <w:sz w:val="21"/>
                <w:szCs w:val="21"/>
                <w:lang w:eastAsia="en-GB"/>
              </w:rPr>
              <w:t xml:space="preserve">(including all costs) </w:t>
            </w:r>
            <w:r w:rsidRPr="00BB56E9">
              <w:rPr>
                <w:rFonts w:ascii="BBC Reith Sans" w:eastAsia="Times New Roman" w:hAnsi="BBC Reith Sans" w:cs="BBC Reith Sans"/>
                <w:sz w:val="21"/>
                <w:szCs w:val="21"/>
                <w:lang w:eastAsia="en-GB"/>
              </w:rPr>
              <w:t xml:space="preserve">affordable within the available </w:t>
            </w:r>
            <w:proofErr w:type="gramStart"/>
            <w:r w:rsidRPr="00BB56E9">
              <w:rPr>
                <w:rFonts w:ascii="BBC Reith Sans" w:eastAsia="Times New Roman" w:hAnsi="BBC Reith Sans" w:cs="BBC Reith Sans"/>
                <w:sz w:val="21"/>
                <w:szCs w:val="21"/>
                <w:lang w:eastAsia="en-GB"/>
              </w:rPr>
              <w:t>budget;</w:t>
            </w:r>
            <w:proofErr w:type="gramEnd"/>
            <w:r w:rsidRPr="00BB56E9">
              <w:rPr>
                <w:rFonts w:ascii="BBC Reith Sans" w:eastAsia="Times New Roman" w:hAnsi="BBC Reith Sans" w:cs="BBC Reith Sans"/>
                <w:sz w:val="21"/>
                <w:szCs w:val="21"/>
                <w:lang w:eastAsia="en-GB"/>
              </w:rPr>
              <w:t xml:space="preserve"> </w:t>
            </w:r>
          </w:p>
          <w:p w14:paraId="326B2BF2" w14:textId="6BFA87EC" w:rsidR="00624F10" w:rsidRPr="00BB56E9" w:rsidRDefault="00624F10" w:rsidP="00304F09">
            <w:pPr>
              <w:pStyle w:val="NormalWeb"/>
              <w:numPr>
                <w:ilvl w:val="0"/>
                <w:numId w:val="67"/>
              </w:numPr>
              <w:spacing w:before="60" w:beforeAutospacing="0" w:after="60" w:afterAutospacing="0"/>
              <w:ind w:left="453" w:hanging="357"/>
              <w:jc w:val="both"/>
              <w:rPr>
                <w:rFonts w:ascii="BBC Reith Sans" w:eastAsia="Times New Roman" w:hAnsi="BBC Reith Sans" w:cs="BBC Reith Sans"/>
                <w:sz w:val="21"/>
                <w:szCs w:val="21"/>
                <w:lang w:eastAsia="en-GB"/>
              </w:rPr>
            </w:pPr>
            <w:r w:rsidRPr="00BB56E9">
              <w:rPr>
                <w:rFonts w:ascii="BBC Reith Sans" w:eastAsia="Times New Roman" w:hAnsi="BBC Reith Sans" w:cs="BBC Reith Sans"/>
                <w:sz w:val="21"/>
                <w:szCs w:val="21"/>
                <w:lang w:eastAsia="en-GB"/>
              </w:rPr>
              <w:t xml:space="preserve">Financial plan, budget and sustainability of the budget beyond the term of the </w:t>
            </w:r>
            <w:proofErr w:type="gramStart"/>
            <w:r w:rsidRPr="00BB56E9">
              <w:rPr>
                <w:rFonts w:ascii="BBC Reith Sans" w:eastAsia="Times New Roman" w:hAnsi="BBC Reith Sans" w:cs="BBC Reith Sans"/>
                <w:sz w:val="21"/>
                <w:szCs w:val="21"/>
                <w:lang w:eastAsia="en-GB"/>
              </w:rPr>
              <w:t>contract;</w:t>
            </w:r>
            <w:proofErr w:type="gramEnd"/>
            <w:r w:rsidRPr="00BB56E9">
              <w:rPr>
                <w:rFonts w:ascii="BBC Reith Sans" w:eastAsia="Times New Roman" w:hAnsi="BBC Reith Sans" w:cs="BBC Reith Sans"/>
                <w:sz w:val="21"/>
                <w:szCs w:val="21"/>
                <w:lang w:eastAsia="en-GB"/>
              </w:rPr>
              <w:t xml:space="preserve">  </w:t>
            </w:r>
          </w:p>
          <w:p w14:paraId="4CC677AD" w14:textId="50CE364A" w:rsidR="00624F10" w:rsidRPr="00BB56E9" w:rsidRDefault="00624F10" w:rsidP="00304F09">
            <w:pPr>
              <w:pStyle w:val="NormalWeb"/>
              <w:numPr>
                <w:ilvl w:val="0"/>
                <w:numId w:val="67"/>
              </w:numPr>
              <w:spacing w:before="60" w:beforeAutospacing="0" w:after="60" w:afterAutospacing="0"/>
              <w:ind w:left="453" w:hanging="357"/>
              <w:jc w:val="both"/>
              <w:rPr>
                <w:rFonts w:ascii="BBC Reith Sans" w:eastAsia="Times New Roman" w:hAnsi="BBC Reith Sans" w:cs="BBC Reith Sans"/>
                <w:sz w:val="21"/>
                <w:szCs w:val="21"/>
                <w:lang w:eastAsia="en-GB"/>
              </w:rPr>
            </w:pPr>
            <w:r w:rsidRPr="00BB56E9">
              <w:rPr>
                <w:rFonts w:ascii="BBC Reith Sans" w:eastAsia="Times New Roman" w:hAnsi="BBC Reith Sans" w:cs="BBC Reith Sans"/>
                <w:sz w:val="21"/>
                <w:szCs w:val="21"/>
                <w:lang w:eastAsia="en-GB"/>
              </w:rPr>
              <w:t xml:space="preserve">Demonstrable ability to produce shows of this type in an efficient way with the potential for additional value to the </w:t>
            </w:r>
            <w:proofErr w:type="gramStart"/>
            <w:r w:rsidRPr="00BB56E9">
              <w:rPr>
                <w:rFonts w:ascii="BBC Reith Sans" w:eastAsia="Times New Roman" w:hAnsi="BBC Reith Sans" w:cs="BBC Reith Sans"/>
                <w:sz w:val="21"/>
                <w:szCs w:val="21"/>
                <w:lang w:eastAsia="en-GB"/>
              </w:rPr>
              <w:t>BBC;</w:t>
            </w:r>
            <w:proofErr w:type="gramEnd"/>
            <w:r w:rsidRPr="00BB56E9">
              <w:rPr>
                <w:rFonts w:ascii="BBC Reith Sans" w:eastAsia="Times New Roman" w:hAnsi="BBC Reith Sans" w:cs="BBC Reith Sans"/>
                <w:sz w:val="21"/>
                <w:szCs w:val="21"/>
                <w:lang w:eastAsia="en-GB"/>
              </w:rPr>
              <w:t xml:space="preserve">  </w:t>
            </w:r>
          </w:p>
          <w:p w14:paraId="1B705817" w14:textId="786CB9FC" w:rsidR="00746218" w:rsidRPr="00BB56E9" w:rsidRDefault="00624F10" w:rsidP="00746218">
            <w:pPr>
              <w:pStyle w:val="NormalWeb"/>
              <w:numPr>
                <w:ilvl w:val="0"/>
                <w:numId w:val="67"/>
              </w:numPr>
              <w:spacing w:before="60" w:beforeAutospacing="0" w:after="60" w:afterAutospacing="0"/>
              <w:ind w:left="453" w:hanging="357"/>
              <w:jc w:val="both"/>
              <w:rPr>
                <w:rFonts w:ascii="BBC Reith Sans" w:eastAsia="Times New Roman" w:hAnsi="BBC Reith Sans" w:cs="BBC Reith Sans"/>
                <w:sz w:val="21"/>
                <w:szCs w:val="21"/>
                <w:lang w:eastAsia="en-GB"/>
              </w:rPr>
            </w:pPr>
            <w:r w:rsidRPr="00BB56E9">
              <w:rPr>
                <w:rFonts w:ascii="BBC Reith Sans" w:eastAsia="Times New Roman" w:hAnsi="BBC Reith Sans" w:cs="BBC Reith Sans"/>
                <w:sz w:val="21"/>
                <w:szCs w:val="21"/>
                <w:lang w:eastAsia="en-GB"/>
              </w:rPr>
              <w:lastRenderedPageBreak/>
              <w:t>Acceptance of key contract terms (which includes compliance with all applicable UK law)</w:t>
            </w:r>
            <w:r w:rsidR="007864AC" w:rsidRPr="00BB56E9">
              <w:rPr>
                <w:rFonts w:ascii="BBC Reith Sans" w:eastAsia="Times New Roman" w:hAnsi="BBC Reith Sans" w:cs="BBC Reith Sans"/>
                <w:sz w:val="21"/>
                <w:szCs w:val="21"/>
                <w:lang w:eastAsia="en-GB"/>
              </w:rPr>
              <w:t>.</w:t>
            </w:r>
            <w:r w:rsidRPr="00BB56E9">
              <w:rPr>
                <w:rFonts w:ascii="BBC Reith Sans" w:eastAsia="Times New Roman" w:hAnsi="BBC Reith Sans" w:cs="BBC Reith Sans"/>
                <w:sz w:val="21"/>
                <w:szCs w:val="21"/>
                <w:lang w:eastAsia="en-GB"/>
              </w:rPr>
              <w:t xml:space="preserve">  </w:t>
            </w:r>
          </w:p>
          <w:p w14:paraId="6BC470E7" w14:textId="69F6D2EF" w:rsidR="00624F10" w:rsidRPr="00BB56E9" w:rsidRDefault="00624F10" w:rsidP="007D38E1">
            <w:pPr>
              <w:pStyle w:val="NormalWeb"/>
              <w:spacing w:before="60" w:beforeAutospacing="0" w:after="60" w:afterAutospacing="0"/>
              <w:ind w:left="453"/>
              <w:jc w:val="both"/>
              <w:rPr>
                <w:rFonts w:ascii="BBC Reith Sans" w:hAnsi="BBC Reith Sans" w:cs="BBC Reith Sans"/>
                <w:color w:val="E36C0A" w:themeColor="accent6" w:themeShade="BF"/>
                <w:sz w:val="21"/>
                <w:szCs w:val="21"/>
              </w:rPr>
            </w:pPr>
          </w:p>
        </w:tc>
      </w:tr>
      <w:tr w:rsidR="00624F10" w:rsidRPr="00BB56E9" w14:paraId="7AE4411C" w14:textId="77777777" w:rsidTr="007864AC">
        <w:trPr>
          <w:trHeight w:val="3536"/>
        </w:trPr>
        <w:tc>
          <w:tcPr>
            <w:tcW w:w="9072" w:type="dxa"/>
            <w:hideMark/>
          </w:tcPr>
          <w:p w14:paraId="3D4874D7" w14:textId="77777777" w:rsidR="00624F10" w:rsidRPr="00BB56E9" w:rsidRDefault="00624F10" w:rsidP="00304F09">
            <w:pPr>
              <w:pStyle w:val="NormalWeb"/>
              <w:spacing w:before="120" w:beforeAutospacing="0" w:after="60" w:afterAutospacing="0"/>
              <w:jc w:val="both"/>
              <w:rPr>
                <w:rFonts w:ascii="BBC Reith Sans" w:eastAsia="MS Mincho" w:hAnsi="BBC Reith Sans" w:cs="BBC Reith Sans"/>
                <w:kern w:val="24"/>
                <w:sz w:val="21"/>
                <w:szCs w:val="21"/>
              </w:rPr>
            </w:pPr>
            <w:r w:rsidRPr="00BB56E9">
              <w:rPr>
                <w:rFonts w:ascii="BBC Reith Sans" w:eastAsia="MS Mincho" w:hAnsi="BBC Reith Sans" w:cs="BBC Reith Sans"/>
                <w:b/>
                <w:bCs/>
                <w:kern w:val="24"/>
                <w:sz w:val="21"/>
                <w:szCs w:val="21"/>
              </w:rPr>
              <w:lastRenderedPageBreak/>
              <w:t xml:space="preserve">STRATEGIC </w:t>
            </w:r>
            <w:proofErr w:type="gramStart"/>
            <w:r w:rsidRPr="00BB56E9">
              <w:rPr>
                <w:rFonts w:ascii="BBC Reith Sans" w:eastAsia="MS Mincho" w:hAnsi="BBC Reith Sans" w:cs="BBC Reith Sans"/>
                <w:b/>
                <w:bCs/>
                <w:kern w:val="24"/>
                <w:sz w:val="21"/>
                <w:szCs w:val="21"/>
              </w:rPr>
              <w:t>PRIORITIES</w:t>
            </w:r>
            <w:r w:rsidRPr="00BB56E9">
              <w:rPr>
                <w:rFonts w:ascii="Arial" w:eastAsia="MS Mincho" w:hAnsi="Arial" w:cs="Arial"/>
                <w:kern w:val="24"/>
                <w:sz w:val="21"/>
                <w:szCs w:val="21"/>
              </w:rPr>
              <w:t>  </w:t>
            </w:r>
            <w:r w:rsidRPr="00BB56E9">
              <w:rPr>
                <w:rFonts w:ascii="BBC Reith Sans" w:eastAsia="MS Mincho" w:hAnsi="BBC Reith Sans" w:cs="BBC Reith Sans"/>
                <w:kern w:val="24"/>
                <w:sz w:val="21"/>
                <w:szCs w:val="21"/>
              </w:rPr>
              <w:t>To</w:t>
            </w:r>
            <w:proofErr w:type="gramEnd"/>
            <w:r w:rsidRPr="00BB56E9">
              <w:rPr>
                <w:rFonts w:ascii="BBC Reith Sans" w:eastAsia="MS Mincho" w:hAnsi="BBC Reith Sans" w:cs="BBC Reith Sans"/>
                <w:kern w:val="24"/>
                <w:sz w:val="21"/>
                <w:szCs w:val="21"/>
              </w:rPr>
              <w:t xml:space="preserve"> include indicative elements such as: </w:t>
            </w:r>
          </w:p>
          <w:p w14:paraId="4DCE7F95" w14:textId="59AF452B" w:rsidR="00E01EEA" w:rsidRPr="00BB56E9" w:rsidRDefault="00624F10" w:rsidP="00746218">
            <w:pPr>
              <w:pStyle w:val="NormalWeb"/>
              <w:numPr>
                <w:ilvl w:val="0"/>
                <w:numId w:val="67"/>
              </w:numPr>
              <w:spacing w:before="60" w:beforeAutospacing="0" w:after="60" w:afterAutospacing="0"/>
              <w:ind w:left="460"/>
              <w:jc w:val="both"/>
              <w:rPr>
                <w:rFonts w:ascii="BBC Reith Sans" w:eastAsia="Times New Roman" w:hAnsi="BBC Reith Sans" w:cs="BBC Reith Sans"/>
                <w:sz w:val="21"/>
                <w:szCs w:val="21"/>
                <w:lang w:eastAsia="en-GB"/>
              </w:rPr>
            </w:pPr>
            <w:r w:rsidRPr="00BB56E9">
              <w:rPr>
                <w:rFonts w:ascii="BBC Reith Sans" w:eastAsia="Times New Roman" w:hAnsi="BBC Reith Sans" w:cs="BBC Reith Sans"/>
                <w:sz w:val="21"/>
                <w:szCs w:val="21"/>
                <w:lang w:eastAsia="en-GB"/>
              </w:rPr>
              <w:t>Diversity and inclusion in the production of the Programme</w:t>
            </w:r>
            <w:r w:rsidRPr="00BB56E9">
              <w:rPr>
                <w:rFonts w:ascii="Arial" w:eastAsia="Times New Roman" w:hAnsi="Arial" w:cs="Arial"/>
                <w:sz w:val="21"/>
                <w:szCs w:val="21"/>
                <w:lang w:eastAsia="en-GB"/>
              </w:rPr>
              <w:t> </w:t>
            </w:r>
            <w:r w:rsidRPr="00BB56E9">
              <w:rPr>
                <w:rFonts w:ascii="BBC Reith Sans" w:eastAsia="Times New Roman" w:hAnsi="BBC Reith Sans" w:cs="BBC Reith Sans"/>
                <w:sz w:val="21"/>
                <w:szCs w:val="21"/>
                <w:lang w:eastAsia="en-GB"/>
              </w:rPr>
              <w:t xml:space="preserve">(off-screen) to meet the BBC’s diversity requirements: </w:t>
            </w:r>
            <w:hyperlink r:id="rId15" w:history="1">
              <w:r w:rsidRPr="00BB56E9">
                <w:rPr>
                  <w:rStyle w:val="Hyperlink"/>
                  <w:rFonts w:ascii="BBC Reith Sans" w:eastAsia="Times New Roman" w:hAnsi="BBC Reith Sans" w:cs="BBC Reith Sans"/>
                  <w:color w:val="auto"/>
                  <w:sz w:val="21"/>
                  <w:szCs w:val="21"/>
                  <w:lang w:eastAsia="en-GB"/>
                </w:rPr>
                <w:t>2</w:t>
              </w:r>
              <w:r w:rsidR="00E42896" w:rsidRPr="00BB56E9">
                <w:rPr>
                  <w:rStyle w:val="Hyperlink"/>
                  <w:rFonts w:ascii="BBC Reith Sans" w:eastAsia="Times New Roman" w:hAnsi="BBC Reith Sans" w:cs="BBC Reith Sans"/>
                  <w:color w:val="auto"/>
                  <w:sz w:val="21"/>
                  <w:szCs w:val="21"/>
                  <w:lang w:eastAsia="en-GB"/>
                </w:rPr>
                <w:t>5%</w:t>
              </w:r>
              <w:r w:rsidRPr="00BB56E9">
                <w:rPr>
                  <w:rStyle w:val="Hyperlink"/>
                  <w:rFonts w:ascii="BBC Reith Sans" w:eastAsia="Times New Roman" w:hAnsi="BBC Reith Sans" w:cs="BBC Reith Sans"/>
                  <w:color w:val="auto"/>
                  <w:sz w:val="21"/>
                  <w:szCs w:val="21"/>
                  <w:lang w:eastAsia="en-GB"/>
                </w:rPr>
                <w:t xml:space="preserve"> diversity in production teams; </w:t>
              </w:r>
            </w:hyperlink>
          </w:p>
          <w:p w14:paraId="5415E5A5" w14:textId="662CD1F0" w:rsidR="00624F10" w:rsidRPr="00BB56E9" w:rsidRDefault="00624F10" w:rsidP="007864AC">
            <w:pPr>
              <w:pStyle w:val="NormalWeb"/>
              <w:numPr>
                <w:ilvl w:val="0"/>
                <w:numId w:val="67"/>
              </w:numPr>
              <w:spacing w:before="60" w:beforeAutospacing="0" w:after="60" w:afterAutospacing="0"/>
              <w:ind w:left="460"/>
              <w:jc w:val="both"/>
              <w:rPr>
                <w:rFonts w:ascii="BBC Reith Sans" w:eastAsia="Times New Roman" w:hAnsi="BBC Reith Sans" w:cs="BBC Reith Sans"/>
                <w:sz w:val="21"/>
                <w:szCs w:val="21"/>
                <w:lang w:eastAsia="en-GB"/>
              </w:rPr>
            </w:pPr>
            <w:r w:rsidRPr="00BB56E9">
              <w:rPr>
                <w:rFonts w:ascii="BBC Reith Sans" w:eastAsia="Times New Roman" w:hAnsi="BBC Reith Sans" w:cs="BBC Reith Sans"/>
                <w:sz w:val="21"/>
                <w:szCs w:val="21"/>
                <w:lang w:eastAsia="en-GB"/>
              </w:rPr>
              <w:t>People development including training and other initiatives</w:t>
            </w:r>
            <w:r w:rsidR="00746218" w:rsidRPr="00BB56E9">
              <w:rPr>
                <w:rFonts w:ascii="BBC Reith Sans" w:eastAsia="Times New Roman" w:hAnsi="BBC Reith Sans" w:cs="BBC Reith Sans"/>
                <w:sz w:val="21"/>
                <w:szCs w:val="21"/>
                <w:lang w:eastAsia="en-GB"/>
              </w:rPr>
              <w:t xml:space="preserve"> and support for an apprentice during the length of their </w:t>
            </w:r>
            <w:proofErr w:type="gramStart"/>
            <w:r w:rsidR="00746218" w:rsidRPr="00BB56E9">
              <w:rPr>
                <w:rFonts w:ascii="BBC Reith Sans" w:eastAsia="Times New Roman" w:hAnsi="BBC Reith Sans" w:cs="BBC Reith Sans"/>
                <w:sz w:val="21"/>
                <w:szCs w:val="21"/>
                <w:lang w:eastAsia="en-GB"/>
              </w:rPr>
              <w:t>apprenticeship</w:t>
            </w:r>
            <w:r w:rsidR="007D38E1" w:rsidRPr="00BB56E9">
              <w:rPr>
                <w:rFonts w:ascii="BBC Reith Sans" w:eastAsia="Times New Roman" w:hAnsi="BBC Reith Sans" w:cs="BBC Reith Sans"/>
                <w:sz w:val="21"/>
                <w:szCs w:val="21"/>
                <w:lang w:eastAsia="en-GB"/>
              </w:rPr>
              <w:t>;</w:t>
            </w:r>
            <w:proofErr w:type="gramEnd"/>
          </w:p>
          <w:p w14:paraId="642077BE" w14:textId="4C139376" w:rsidR="001B4054" w:rsidRPr="00BB56E9" w:rsidRDefault="001B4054" w:rsidP="007864AC">
            <w:pPr>
              <w:pStyle w:val="NormalWeb"/>
              <w:numPr>
                <w:ilvl w:val="0"/>
                <w:numId w:val="67"/>
              </w:numPr>
              <w:spacing w:before="60" w:beforeAutospacing="0" w:after="60" w:afterAutospacing="0"/>
              <w:ind w:left="460"/>
              <w:jc w:val="both"/>
              <w:rPr>
                <w:rFonts w:ascii="BBC Reith Sans" w:eastAsia="Times New Roman" w:hAnsi="BBC Reith Sans" w:cs="BBC Reith Sans"/>
                <w:sz w:val="21"/>
                <w:szCs w:val="21"/>
                <w:lang w:eastAsia="en-GB"/>
              </w:rPr>
            </w:pPr>
            <w:r w:rsidRPr="00BB56E9">
              <w:rPr>
                <w:rFonts w:ascii="BBC Reith Sans" w:eastAsia="Times New Roman" w:hAnsi="BBC Reith Sans" w:cs="BBC Reith Sans"/>
                <w:sz w:val="21"/>
                <w:szCs w:val="21"/>
                <w:lang w:eastAsia="en-GB"/>
              </w:rPr>
              <w:t>Evidence of commitment to anti-bullying and harassment training for production (</w:t>
            </w:r>
            <w:r w:rsidR="00810D00" w:rsidRPr="00BB56E9">
              <w:rPr>
                <w:rFonts w:ascii="BBC Reith Sans" w:eastAsia="Times New Roman" w:hAnsi="BBC Reith Sans" w:cs="BBC Reith Sans"/>
                <w:sz w:val="21"/>
                <w:szCs w:val="21"/>
                <w:lang w:eastAsia="en-GB"/>
              </w:rPr>
              <w:t xml:space="preserve">e.g. </w:t>
            </w:r>
            <w:hyperlink r:id="rId16" w:history="1">
              <w:proofErr w:type="spellStart"/>
              <w:r w:rsidRPr="00BB56E9">
                <w:rPr>
                  <w:rStyle w:val="Hyperlink"/>
                  <w:rFonts w:ascii="BBC Reith Sans" w:eastAsia="Times New Roman" w:hAnsi="BBC Reith Sans" w:cs="BBC Reith Sans"/>
                  <w:color w:val="auto"/>
                  <w:sz w:val="21"/>
                  <w:szCs w:val="21"/>
                  <w:lang w:eastAsia="en-GB"/>
                </w:rPr>
                <w:t>ScreenSkills</w:t>
              </w:r>
              <w:proofErr w:type="spellEnd"/>
              <w:r w:rsidRPr="00BB56E9">
                <w:rPr>
                  <w:rStyle w:val="Hyperlink"/>
                  <w:rFonts w:ascii="BBC Reith Sans" w:eastAsia="Times New Roman" w:hAnsi="BBC Reith Sans" w:cs="BBC Reith Sans"/>
                  <w:color w:val="auto"/>
                  <w:sz w:val="21"/>
                  <w:szCs w:val="21"/>
                  <w:lang w:eastAsia="en-GB"/>
                </w:rPr>
                <w:t xml:space="preserve"> passport</w:t>
              </w:r>
            </w:hyperlink>
            <w:r w:rsidRPr="00BB56E9">
              <w:rPr>
                <w:rFonts w:ascii="BBC Reith Sans" w:eastAsia="Times New Roman" w:hAnsi="BBC Reith Sans" w:cs="BBC Reith Sans"/>
                <w:sz w:val="21"/>
                <w:szCs w:val="21"/>
                <w:lang w:eastAsia="en-GB"/>
              </w:rPr>
              <w:t>)</w:t>
            </w:r>
            <w:r w:rsidR="007D38E1" w:rsidRPr="00BB56E9">
              <w:rPr>
                <w:rFonts w:ascii="BBC Reith Sans" w:eastAsia="Times New Roman" w:hAnsi="BBC Reith Sans" w:cs="BBC Reith Sans"/>
                <w:sz w:val="21"/>
                <w:szCs w:val="21"/>
                <w:lang w:eastAsia="en-GB"/>
              </w:rPr>
              <w:t>;</w:t>
            </w:r>
          </w:p>
          <w:p w14:paraId="59EEE5EF" w14:textId="77777777" w:rsidR="00746218" w:rsidRPr="00BB56E9" w:rsidRDefault="00746218" w:rsidP="007864AC">
            <w:pPr>
              <w:pStyle w:val="NormalWeb"/>
              <w:numPr>
                <w:ilvl w:val="0"/>
                <w:numId w:val="67"/>
              </w:numPr>
              <w:spacing w:before="60" w:beforeAutospacing="0" w:after="60" w:afterAutospacing="0"/>
              <w:ind w:left="460"/>
              <w:jc w:val="both"/>
              <w:rPr>
                <w:rFonts w:ascii="BBC Reith Sans" w:eastAsia="Times New Roman" w:hAnsi="BBC Reith Sans" w:cs="BBC Reith Sans"/>
                <w:sz w:val="21"/>
                <w:szCs w:val="21"/>
                <w:lang w:eastAsia="en-GB"/>
              </w:rPr>
            </w:pPr>
            <w:r w:rsidRPr="00BB56E9">
              <w:rPr>
                <w:rFonts w:ascii="BBC Reith Sans" w:eastAsia="Times New Roman" w:hAnsi="BBC Reith Sans" w:cs="BBC Reith Sans"/>
                <w:sz w:val="21"/>
                <w:szCs w:val="21"/>
                <w:lang w:eastAsia="en-GB"/>
              </w:rPr>
              <w:t>Environmental sustainability (off-screen) and how this will be achieved. All programmes will be expected to achieve albert certification as well as, where practical, have in place plans to reduce emissions, particularly from energy and travel/ transport.</w:t>
            </w:r>
          </w:p>
          <w:p w14:paraId="6E66DAC9" w14:textId="534D0EF9" w:rsidR="00746218" w:rsidRPr="00BB56E9" w:rsidRDefault="00624F10" w:rsidP="00746218">
            <w:pPr>
              <w:pStyle w:val="NormalWeb"/>
              <w:numPr>
                <w:ilvl w:val="0"/>
                <w:numId w:val="67"/>
              </w:numPr>
              <w:spacing w:before="60" w:beforeAutospacing="0" w:after="60" w:afterAutospacing="0"/>
              <w:ind w:left="460"/>
              <w:jc w:val="both"/>
              <w:rPr>
                <w:rFonts w:ascii="BBC Reith Sans" w:eastAsia="Times New Roman" w:hAnsi="BBC Reith Sans" w:cs="BBC Reith Sans"/>
                <w:sz w:val="21"/>
                <w:szCs w:val="21"/>
                <w:lang w:eastAsia="en-GB"/>
              </w:rPr>
            </w:pPr>
            <w:r w:rsidRPr="00BB56E9">
              <w:rPr>
                <w:rFonts w:ascii="BBC Reith Sans" w:eastAsia="Times New Roman" w:hAnsi="BBC Reith Sans" w:cs="BBC Reith Sans"/>
                <w:sz w:val="21"/>
                <w:szCs w:val="21"/>
                <w:lang w:eastAsia="en-GB"/>
              </w:rPr>
              <w:t xml:space="preserve">Delivering the Programme as a </w:t>
            </w:r>
            <w:r w:rsidR="009522B4" w:rsidRPr="00BB56E9">
              <w:rPr>
                <w:rFonts w:ascii="BBC Reith Sans" w:eastAsia="Times New Roman" w:hAnsi="BBC Reith Sans" w:cs="BBC Reith Sans"/>
                <w:sz w:val="21"/>
                <w:szCs w:val="21"/>
                <w:lang w:eastAsia="en-GB"/>
              </w:rPr>
              <w:t xml:space="preserve"> </w:t>
            </w:r>
            <w:r w:rsidR="004E6E81" w:rsidRPr="00BB56E9">
              <w:rPr>
                <w:rFonts w:ascii="BBC Reith Sans" w:eastAsia="Times New Roman" w:hAnsi="BBC Reith Sans" w:cs="BBC Reith Sans"/>
                <w:sz w:val="21"/>
                <w:szCs w:val="21"/>
                <w:lang w:eastAsia="en-GB"/>
              </w:rPr>
              <w:t xml:space="preserve">UK </w:t>
            </w:r>
            <w:r w:rsidRPr="00BB56E9">
              <w:rPr>
                <w:rFonts w:ascii="BBC Reith Sans" w:eastAsia="Times New Roman" w:hAnsi="BBC Reith Sans" w:cs="BBC Reith Sans"/>
                <w:sz w:val="21"/>
                <w:szCs w:val="21"/>
                <w:lang w:eastAsia="en-GB"/>
              </w:rPr>
              <w:t xml:space="preserve">production in line with Ofcom definitions: </w:t>
            </w:r>
            <w:hyperlink r:id="rId17" w:history="1">
              <w:r w:rsidRPr="00BB56E9">
                <w:rPr>
                  <w:rStyle w:val="Hyperlink"/>
                  <w:rFonts w:ascii="BBC Reith Sans" w:hAnsi="BBC Reith Sans" w:cs="BBC Reith Sans"/>
                  <w:color w:val="auto"/>
                  <w:sz w:val="21"/>
                  <w:szCs w:val="21"/>
                </w:rPr>
                <w:t>OFCOM definitions (pdf)</w:t>
              </w:r>
            </w:hyperlink>
            <w:r w:rsidR="00E01EEA" w:rsidRPr="00BB56E9">
              <w:rPr>
                <w:rFonts w:ascii="BBC Reith Sans" w:hAnsi="BBC Reith Sans" w:cs="BBC Reith Sans"/>
                <w:sz w:val="21"/>
                <w:szCs w:val="21"/>
              </w:rPr>
              <w:t xml:space="preserve"> </w:t>
            </w:r>
            <w:r w:rsidR="004C77B3" w:rsidRPr="00BB56E9">
              <w:rPr>
                <w:rFonts w:ascii="BBC Reith Sans" w:hAnsi="BBC Reith Sans" w:cs="BBC Reith Sans"/>
                <w:sz w:val="21"/>
                <w:szCs w:val="21"/>
              </w:rPr>
              <w:t>with a preference for productions delivered outside of London</w:t>
            </w:r>
            <w:r w:rsidR="00A44D04" w:rsidRPr="00BB56E9">
              <w:rPr>
                <w:rFonts w:ascii="BBC Reith Sans" w:hAnsi="BBC Reith Sans" w:cs="BBC Reith Sans"/>
                <w:sz w:val="21"/>
                <w:szCs w:val="21"/>
              </w:rPr>
              <w:t>.</w:t>
            </w:r>
            <w:r w:rsidR="004C77B3" w:rsidRPr="00BB56E9">
              <w:rPr>
                <w:rFonts w:ascii="BBC Reith Sans" w:hAnsi="BBC Reith Sans" w:cs="BBC Reith Sans"/>
                <w:sz w:val="21"/>
                <w:szCs w:val="21"/>
              </w:rPr>
              <w:t xml:space="preserve">  </w:t>
            </w:r>
            <w:r w:rsidRPr="00BB56E9">
              <w:rPr>
                <w:rFonts w:ascii="BBC Reith Sans" w:eastAsia="Times New Roman" w:hAnsi="BBC Reith Sans" w:cs="BBC Reith Sans"/>
                <w:sz w:val="21"/>
                <w:szCs w:val="21"/>
                <w:lang w:eastAsia="en-GB"/>
              </w:rPr>
              <w:t>(</w:t>
            </w:r>
            <w:r w:rsidRPr="00BB56E9">
              <w:rPr>
                <w:rFonts w:ascii="BBC Reith Sans" w:eastAsia="Times New Roman" w:hAnsi="BBC Reith Sans" w:cs="BBC Reith Sans"/>
                <w:color w:val="000000" w:themeColor="text1"/>
                <w:sz w:val="21"/>
                <w:szCs w:val="21"/>
                <w:lang w:eastAsia="en-GB"/>
              </w:rPr>
              <w:t>See also joint broadcaster guidance for application of regional production definitions</w:t>
            </w:r>
            <w:r w:rsidRPr="00BB56E9">
              <w:rPr>
                <w:rFonts w:ascii="Arial" w:eastAsia="Times New Roman" w:hAnsi="Arial" w:cs="Arial"/>
                <w:color w:val="000000" w:themeColor="text1"/>
                <w:sz w:val="21"/>
                <w:szCs w:val="21"/>
                <w:lang w:eastAsia="en-GB"/>
              </w:rPr>
              <w:t> </w:t>
            </w:r>
            <w:hyperlink r:id="rId18" w:history="1">
              <w:r w:rsidRPr="00BB56E9">
                <w:rPr>
                  <w:rStyle w:val="Hyperlink"/>
                  <w:rFonts w:ascii="BBC Reith Sans" w:eastAsia="Times New Roman" w:hAnsi="BBC Reith Sans" w:cs="BBC Reith Sans"/>
                  <w:color w:val="000000" w:themeColor="text1"/>
                  <w:sz w:val="21"/>
                  <w:szCs w:val="21"/>
                  <w:lang w:eastAsia="en-GB"/>
                </w:rPr>
                <w:t>Joint broadcaster guidance</w:t>
              </w:r>
              <w:r w:rsidRPr="00BB56E9">
                <w:rPr>
                  <w:rStyle w:val="Hyperlink"/>
                  <w:rFonts w:ascii="BBC Reith Sans" w:hAnsi="BBC Reith Sans" w:cs="BBC Reith Sans"/>
                  <w:color w:val="000000" w:themeColor="text1"/>
                  <w:sz w:val="21"/>
                  <w:szCs w:val="21"/>
                </w:rPr>
                <w:t xml:space="preserve"> (pdf)</w:t>
              </w:r>
            </w:hyperlink>
            <w:r w:rsidRPr="00BB56E9">
              <w:rPr>
                <w:rFonts w:ascii="BBC Reith Sans" w:eastAsia="Times New Roman" w:hAnsi="BBC Reith Sans" w:cs="BBC Reith Sans"/>
                <w:color w:val="000000" w:themeColor="text1"/>
                <w:sz w:val="21"/>
                <w:szCs w:val="21"/>
                <w:lang w:eastAsia="en-GB"/>
              </w:rPr>
              <w:t>)</w:t>
            </w:r>
            <w:r w:rsidR="007D38E1" w:rsidRPr="00BB56E9">
              <w:rPr>
                <w:rFonts w:ascii="BBC Reith Sans" w:eastAsia="Times New Roman" w:hAnsi="BBC Reith Sans" w:cs="BBC Reith Sans"/>
                <w:color w:val="000000" w:themeColor="text1"/>
                <w:sz w:val="21"/>
                <w:szCs w:val="21"/>
                <w:lang w:eastAsia="en-GB"/>
              </w:rPr>
              <w:t>.</w:t>
            </w:r>
          </w:p>
        </w:tc>
      </w:tr>
      <w:tr w:rsidR="00624F10" w:rsidRPr="00BB56E9" w14:paraId="426D8E42" w14:textId="77777777" w:rsidTr="007864AC">
        <w:trPr>
          <w:trHeight w:val="810"/>
        </w:trPr>
        <w:tc>
          <w:tcPr>
            <w:tcW w:w="9072" w:type="dxa"/>
            <w:hideMark/>
          </w:tcPr>
          <w:p w14:paraId="21A2C530" w14:textId="77777777" w:rsidR="00624F10" w:rsidRPr="00BB56E9" w:rsidRDefault="00624F10" w:rsidP="00304F09">
            <w:pPr>
              <w:spacing w:before="60" w:after="60"/>
              <w:ind w:right="125"/>
              <w:jc w:val="both"/>
              <w:textAlignment w:val="baseline"/>
              <w:rPr>
                <w:rFonts w:ascii="BBC Reith Sans" w:eastAsia="Times New Roman" w:hAnsi="BBC Reith Sans" w:cs="BBC Reith Sans"/>
                <w:color w:val="000000" w:themeColor="text1"/>
                <w:sz w:val="21"/>
                <w:szCs w:val="21"/>
                <w:lang w:eastAsia="en-GB"/>
              </w:rPr>
            </w:pPr>
            <w:r w:rsidRPr="00BB56E9">
              <w:rPr>
                <w:rStyle w:val="Heading5Char"/>
                <w:rFonts w:ascii="BBC Reith Sans" w:hAnsi="BBC Reith Sans" w:cs="BBC Reith Sans"/>
                <w:b/>
                <w:bCs/>
                <w:color w:val="000000" w:themeColor="text1"/>
                <w:sz w:val="21"/>
                <w:szCs w:val="21"/>
              </w:rPr>
              <w:t>RISK</w:t>
            </w:r>
            <w:r w:rsidRPr="00BB56E9">
              <w:rPr>
                <w:rStyle w:val="Heading5Char"/>
                <w:rFonts w:ascii="Arial" w:hAnsi="Arial" w:cs="Arial"/>
                <w:b/>
                <w:bCs/>
                <w:color w:val="000000" w:themeColor="text1"/>
                <w:sz w:val="21"/>
                <w:szCs w:val="21"/>
              </w:rPr>
              <w:t> </w:t>
            </w:r>
            <w:r w:rsidRPr="00BB56E9">
              <w:rPr>
                <w:rFonts w:ascii="Arial" w:eastAsia="Times New Roman" w:hAnsi="Arial" w:cs="Arial"/>
                <w:b/>
                <w:bCs/>
                <w:color w:val="000000" w:themeColor="text1"/>
                <w:sz w:val="21"/>
                <w:szCs w:val="21"/>
                <w:lang w:eastAsia="en-GB"/>
              </w:rPr>
              <w:t>  </w:t>
            </w:r>
            <w:r w:rsidRPr="00BB56E9">
              <w:rPr>
                <w:rFonts w:ascii="BBC Reith Sans" w:eastAsia="Times New Roman" w:hAnsi="BBC Reith Sans" w:cs="BBC Reith Sans"/>
                <w:color w:val="000000" w:themeColor="text1"/>
                <w:sz w:val="21"/>
                <w:szCs w:val="21"/>
                <w:lang w:eastAsia="en-GB"/>
              </w:rPr>
              <w:t>To include indicative elements such as: </w:t>
            </w:r>
          </w:p>
          <w:p w14:paraId="74FDDDFD" w14:textId="7FF658DE" w:rsidR="00624F10" w:rsidRPr="00BB56E9" w:rsidRDefault="00624F10" w:rsidP="00304F09">
            <w:pPr>
              <w:pStyle w:val="NormalWeb"/>
              <w:numPr>
                <w:ilvl w:val="0"/>
                <w:numId w:val="67"/>
              </w:numPr>
              <w:spacing w:before="60" w:beforeAutospacing="0" w:after="60" w:afterAutospacing="0"/>
              <w:ind w:left="453" w:hanging="357"/>
              <w:jc w:val="both"/>
              <w:rPr>
                <w:rFonts w:ascii="BBC Reith Sans" w:eastAsia="Times New Roman" w:hAnsi="BBC Reith Sans" w:cs="BBC Reith Sans"/>
                <w:color w:val="000000" w:themeColor="text1"/>
                <w:sz w:val="21"/>
                <w:szCs w:val="21"/>
                <w:lang w:eastAsia="en-GB"/>
              </w:rPr>
            </w:pPr>
            <w:r w:rsidRPr="00BB56E9">
              <w:rPr>
                <w:rFonts w:ascii="BBC Reith Sans" w:eastAsia="Times New Roman" w:hAnsi="BBC Reith Sans" w:cs="BBC Reith Sans"/>
                <w:color w:val="000000" w:themeColor="text1"/>
                <w:sz w:val="21"/>
                <w:szCs w:val="21"/>
                <w:lang w:eastAsia="en-GB"/>
              </w:rPr>
              <w:t xml:space="preserve">Production </w:t>
            </w:r>
            <w:proofErr w:type="gramStart"/>
            <w:r w:rsidRPr="00BB56E9">
              <w:rPr>
                <w:rFonts w:ascii="BBC Reith Sans" w:eastAsia="Times New Roman" w:hAnsi="BBC Reith Sans" w:cs="BBC Reith Sans"/>
                <w:color w:val="000000" w:themeColor="text1"/>
                <w:sz w:val="21"/>
                <w:szCs w:val="21"/>
                <w:lang w:eastAsia="en-GB"/>
              </w:rPr>
              <w:t>risk</w:t>
            </w:r>
            <w:r w:rsidR="007D38E1" w:rsidRPr="00BB56E9">
              <w:rPr>
                <w:rFonts w:ascii="BBC Reith Sans" w:eastAsia="Times New Roman" w:hAnsi="BBC Reith Sans" w:cs="BBC Reith Sans"/>
                <w:color w:val="000000" w:themeColor="text1"/>
                <w:sz w:val="21"/>
                <w:szCs w:val="21"/>
                <w:lang w:eastAsia="en-GB"/>
              </w:rPr>
              <w:t>;</w:t>
            </w:r>
            <w:proofErr w:type="gramEnd"/>
            <w:r w:rsidRPr="00BB56E9">
              <w:rPr>
                <w:rFonts w:ascii="BBC Reith Sans" w:eastAsia="Times New Roman" w:hAnsi="BBC Reith Sans" w:cs="BBC Reith Sans"/>
                <w:color w:val="000000" w:themeColor="text1"/>
                <w:sz w:val="21"/>
                <w:szCs w:val="21"/>
                <w:lang w:eastAsia="en-GB"/>
              </w:rPr>
              <w:t xml:space="preserve">  </w:t>
            </w:r>
          </w:p>
          <w:p w14:paraId="4A3A16F0" w14:textId="28BC483E" w:rsidR="00624F10" w:rsidRPr="00BB56E9" w:rsidRDefault="00624F10" w:rsidP="00304F09">
            <w:pPr>
              <w:pStyle w:val="NormalWeb"/>
              <w:numPr>
                <w:ilvl w:val="0"/>
                <w:numId w:val="67"/>
              </w:numPr>
              <w:spacing w:before="60" w:beforeAutospacing="0" w:after="60" w:afterAutospacing="0"/>
              <w:ind w:left="453" w:hanging="357"/>
              <w:jc w:val="both"/>
              <w:rPr>
                <w:rFonts w:ascii="BBC Reith Sans" w:eastAsia="Times New Roman" w:hAnsi="BBC Reith Sans" w:cs="BBC Reith Sans"/>
                <w:color w:val="000000" w:themeColor="text1"/>
                <w:sz w:val="21"/>
                <w:szCs w:val="21"/>
                <w:lang w:eastAsia="en-GB"/>
              </w:rPr>
            </w:pPr>
            <w:r w:rsidRPr="00BB56E9">
              <w:rPr>
                <w:rFonts w:ascii="BBC Reith Sans" w:eastAsia="Times New Roman" w:hAnsi="BBC Reith Sans" w:cs="BBC Reith Sans"/>
                <w:color w:val="000000" w:themeColor="text1"/>
                <w:sz w:val="21"/>
                <w:szCs w:val="21"/>
                <w:lang w:eastAsia="en-GB"/>
              </w:rPr>
              <w:t xml:space="preserve">Business Continuity </w:t>
            </w:r>
            <w:proofErr w:type="gramStart"/>
            <w:r w:rsidRPr="00BB56E9">
              <w:rPr>
                <w:rFonts w:ascii="BBC Reith Sans" w:eastAsia="Times New Roman" w:hAnsi="BBC Reith Sans" w:cs="BBC Reith Sans"/>
                <w:color w:val="000000" w:themeColor="text1"/>
                <w:sz w:val="21"/>
                <w:szCs w:val="21"/>
                <w:lang w:eastAsia="en-GB"/>
              </w:rPr>
              <w:t>risk</w:t>
            </w:r>
            <w:r w:rsidR="007D38E1" w:rsidRPr="00BB56E9">
              <w:rPr>
                <w:rFonts w:ascii="BBC Reith Sans" w:eastAsia="Times New Roman" w:hAnsi="BBC Reith Sans" w:cs="BBC Reith Sans"/>
                <w:color w:val="000000" w:themeColor="text1"/>
                <w:sz w:val="21"/>
                <w:szCs w:val="21"/>
                <w:lang w:eastAsia="en-GB"/>
              </w:rPr>
              <w:t>;</w:t>
            </w:r>
            <w:proofErr w:type="gramEnd"/>
            <w:r w:rsidRPr="00BB56E9">
              <w:rPr>
                <w:rFonts w:ascii="BBC Reith Sans" w:eastAsia="Times New Roman" w:hAnsi="BBC Reith Sans" w:cs="BBC Reith Sans"/>
                <w:color w:val="000000" w:themeColor="text1"/>
                <w:sz w:val="21"/>
                <w:szCs w:val="21"/>
                <w:lang w:eastAsia="en-GB"/>
              </w:rPr>
              <w:t> </w:t>
            </w:r>
          </w:p>
          <w:p w14:paraId="318EE1E9" w14:textId="5A2C3549" w:rsidR="00624F10" w:rsidRPr="00BB56E9" w:rsidRDefault="00624F10" w:rsidP="00304F09">
            <w:pPr>
              <w:pStyle w:val="NormalWeb"/>
              <w:numPr>
                <w:ilvl w:val="0"/>
                <w:numId w:val="67"/>
              </w:numPr>
              <w:spacing w:before="60" w:beforeAutospacing="0" w:after="60" w:afterAutospacing="0"/>
              <w:ind w:left="453" w:hanging="357"/>
              <w:jc w:val="both"/>
              <w:rPr>
                <w:rFonts w:ascii="BBC Reith Sans" w:eastAsia="Times New Roman" w:hAnsi="BBC Reith Sans" w:cs="BBC Reith Sans"/>
                <w:color w:val="000000" w:themeColor="text1"/>
                <w:sz w:val="21"/>
                <w:szCs w:val="21"/>
                <w:lang w:eastAsia="en-GB"/>
              </w:rPr>
            </w:pPr>
            <w:r w:rsidRPr="00BB56E9">
              <w:rPr>
                <w:rFonts w:ascii="BBC Reith Sans" w:eastAsia="Times New Roman" w:hAnsi="BBC Reith Sans" w:cs="BBC Reith Sans"/>
                <w:color w:val="000000" w:themeColor="text1"/>
                <w:sz w:val="21"/>
                <w:szCs w:val="21"/>
                <w:lang w:eastAsia="en-GB"/>
              </w:rPr>
              <w:t xml:space="preserve">Risk to the BBC </w:t>
            </w:r>
            <w:proofErr w:type="gramStart"/>
            <w:r w:rsidRPr="00BB56E9">
              <w:rPr>
                <w:rFonts w:ascii="BBC Reith Sans" w:eastAsia="Times New Roman" w:hAnsi="BBC Reith Sans" w:cs="BBC Reith Sans"/>
                <w:color w:val="000000" w:themeColor="text1"/>
                <w:sz w:val="21"/>
                <w:szCs w:val="21"/>
                <w:lang w:eastAsia="en-GB"/>
              </w:rPr>
              <w:t>Reputation</w:t>
            </w:r>
            <w:r w:rsidR="007D38E1" w:rsidRPr="00BB56E9">
              <w:rPr>
                <w:rFonts w:ascii="BBC Reith Sans" w:eastAsia="Times New Roman" w:hAnsi="BBC Reith Sans" w:cs="BBC Reith Sans"/>
                <w:color w:val="000000" w:themeColor="text1"/>
                <w:sz w:val="21"/>
                <w:szCs w:val="21"/>
                <w:lang w:eastAsia="en-GB"/>
              </w:rPr>
              <w:t>;</w:t>
            </w:r>
            <w:proofErr w:type="gramEnd"/>
            <w:r w:rsidRPr="00BB56E9">
              <w:rPr>
                <w:rFonts w:ascii="BBC Reith Sans" w:eastAsia="Times New Roman" w:hAnsi="BBC Reith Sans" w:cs="BBC Reith Sans"/>
                <w:color w:val="000000" w:themeColor="text1"/>
                <w:sz w:val="21"/>
                <w:szCs w:val="21"/>
                <w:lang w:eastAsia="en-GB"/>
              </w:rPr>
              <w:t> </w:t>
            </w:r>
          </w:p>
          <w:p w14:paraId="517D70A0" w14:textId="09D7D3EC" w:rsidR="00624F10" w:rsidRPr="00BB56E9" w:rsidRDefault="00624F10" w:rsidP="00304F09">
            <w:pPr>
              <w:pStyle w:val="NormalWeb"/>
              <w:numPr>
                <w:ilvl w:val="0"/>
                <w:numId w:val="67"/>
              </w:numPr>
              <w:spacing w:before="60" w:beforeAutospacing="0" w:after="60" w:afterAutospacing="0"/>
              <w:ind w:left="453" w:hanging="357"/>
              <w:jc w:val="both"/>
              <w:rPr>
                <w:rFonts w:ascii="BBC Reith Sans" w:eastAsia="Times New Roman" w:hAnsi="BBC Reith Sans" w:cs="BBC Reith Sans"/>
                <w:color w:val="000000" w:themeColor="text1"/>
                <w:sz w:val="21"/>
                <w:szCs w:val="21"/>
                <w:lang w:eastAsia="en-GB"/>
              </w:rPr>
            </w:pPr>
            <w:r w:rsidRPr="00BB56E9">
              <w:rPr>
                <w:rFonts w:ascii="BBC Reith Sans" w:eastAsia="Times New Roman" w:hAnsi="BBC Reith Sans" w:cs="BBC Reith Sans"/>
                <w:color w:val="000000" w:themeColor="text1"/>
                <w:sz w:val="21"/>
                <w:szCs w:val="21"/>
                <w:lang w:eastAsia="en-GB"/>
              </w:rPr>
              <w:t xml:space="preserve">Conflict of interest </w:t>
            </w:r>
            <w:proofErr w:type="gramStart"/>
            <w:r w:rsidRPr="00BB56E9">
              <w:rPr>
                <w:rFonts w:ascii="BBC Reith Sans" w:eastAsia="Times New Roman" w:hAnsi="BBC Reith Sans" w:cs="BBC Reith Sans"/>
                <w:color w:val="000000" w:themeColor="text1"/>
                <w:sz w:val="21"/>
                <w:szCs w:val="21"/>
                <w:lang w:eastAsia="en-GB"/>
              </w:rPr>
              <w:t>risk</w:t>
            </w:r>
            <w:r w:rsidR="007D38E1" w:rsidRPr="00BB56E9">
              <w:rPr>
                <w:rFonts w:ascii="BBC Reith Sans" w:eastAsia="Times New Roman" w:hAnsi="BBC Reith Sans" w:cs="BBC Reith Sans"/>
                <w:color w:val="000000" w:themeColor="text1"/>
                <w:sz w:val="21"/>
                <w:szCs w:val="21"/>
                <w:lang w:eastAsia="en-GB"/>
              </w:rPr>
              <w:t>;</w:t>
            </w:r>
            <w:proofErr w:type="gramEnd"/>
          </w:p>
          <w:p w14:paraId="545680D1" w14:textId="37E9BDAE" w:rsidR="00624F10" w:rsidRPr="00BB56E9" w:rsidRDefault="00624F10" w:rsidP="00304F09">
            <w:pPr>
              <w:pStyle w:val="NormalWeb"/>
              <w:numPr>
                <w:ilvl w:val="0"/>
                <w:numId w:val="67"/>
              </w:numPr>
              <w:spacing w:before="60" w:beforeAutospacing="0" w:after="60" w:afterAutospacing="0"/>
              <w:ind w:left="453" w:hanging="357"/>
              <w:jc w:val="both"/>
              <w:rPr>
                <w:rFonts w:ascii="BBC Reith Sans" w:eastAsia="Times New Roman" w:hAnsi="BBC Reith Sans" w:cs="BBC Reith Sans"/>
                <w:color w:val="000000" w:themeColor="text1"/>
                <w:sz w:val="21"/>
                <w:szCs w:val="21"/>
                <w:lang w:eastAsia="en-GB"/>
              </w:rPr>
            </w:pPr>
            <w:r w:rsidRPr="00BB56E9">
              <w:rPr>
                <w:rFonts w:ascii="BBC Reith Sans" w:eastAsia="Times New Roman" w:hAnsi="BBC Reith Sans" w:cs="BBC Reith Sans"/>
                <w:color w:val="000000" w:themeColor="text1"/>
                <w:sz w:val="21"/>
                <w:szCs w:val="21"/>
                <w:lang w:eastAsia="en-GB"/>
              </w:rPr>
              <w:t xml:space="preserve">Proven ability of working with children and young people and implementing and complying with safeguarding </w:t>
            </w:r>
            <w:proofErr w:type="gramStart"/>
            <w:r w:rsidRPr="00BB56E9">
              <w:rPr>
                <w:rFonts w:ascii="BBC Reith Sans" w:eastAsia="Times New Roman" w:hAnsi="BBC Reith Sans" w:cs="BBC Reith Sans"/>
                <w:color w:val="000000" w:themeColor="text1"/>
                <w:sz w:val="21"/>
                <w:szCs w:val="21"/>
                <w:lang w:eastAsia="en-GB"/>
              </w:rPr>
              <w:t>measures</w:t>
            </w:r>
            <w:r w:rsidR="007D38E1" w:rsidRPr="00BB56E9">
              <w:rPr>
                <w:rFonts w:ascii="BBC Reith Sans" w:eastAsia="Times New Roman" w:hAnsi="BBC Reith Sans" w:cs="BBC Reith Sans"/>
                <w:color w:val="000000" w:themeColor="text1"/>
                <w:sz w:val="21"/>
                <w:szCs w:val="21"/>
                <w:lang w:eastAsia="en-GB"/>
              </w:rPr>
              <w:t>;</w:t>
            </w:r>
            <w:proofErr w:type="gramEnd"/>
            <w:r w:rsidRPr="00BB56E9">
              <w:rPr>
                <w:rFonts w:ascii="BBC Reith Sans" w:eastAsia="Times New Roman" w:hAnsi="BBC Reith Sans" w:cs="BBC Reith Sans"/>
                <w:color w:val="000000" w:themeColor="text1"/>
                <w:sz w:val="21"/>
                <w:szCs w:val="21"/>
                <w:lang w:eastAsia="en-GB"/>
              </w:rPr>
              <w:t xml:space="preserve"> </w:t>
            </w:r>
          </w:p>
          <w:p w14:paraId="1598B1D6" w14:textId="1D1E97DA" w:rsidR="00624F10" w:rsidRPr="00BB56E9" w:rsidRDefault="00624F10" w:rsidP="00304F09">
            <w:pPr>
              <w:pStyle w:val="NormalWeb"/>
              <w:numPr>
                <w:ilvl w:val="0"/>
                <w:numId w:val="67"/>
              </w:numPr>
              <w:spacing w:before="60" w:beforeAutospacing="0" w:after="60" w:afterAutospacing="0"/>
              <w:ind w:left="453" w:hanging="357"/>
              <w:jc w:val="both"/>
              <w:rPr>
                <w:rFonts w:ascii="BBC Reith Sans" w:eastAsia="Times New Roman" w:hAnsi="BBC Reith Sans" w:cs="BBC Reith Sans"/>
                <w:color w:val="000000" w:themeColor="text1"/>
                <w:sz w:val="21"/>
                <w:szCs w:val="21"/>
                <w:lang w:eastAsia="en-GB"/>
              </w:rPr>
            </w:pPr>
            <w:r w:rsidRPr="00BB56E9">
              <w:rPr>
                <w:rFonts w:ascii="BBC Reith Sans" w:eastAsia="Times New Roman" w:hAnsi="BBC Reith Sans" w:cs="BBC Reith Sans"/>
                <w:color w:val="000000" w:themeColor="text1"/>
                <w:sz w:val="21"/>
                <w:szCs w:val="21"/>
                <w:lang w:eastAsia="en-GB"/>
              </w:rPr>
              <w:t>Production protocols and procedures and proven ability to manage compliance with policies, including but not limited to duty of care, complaints, information security, respect at work</w:t>
            </w:r>
            <w:r w:rsidR="001B4054" w:rsidRPr="00BB56E9">
              <w:rPr>
                <w:rFonts w:ascii="BBC Reith Sans" w:eastAsia="Times New Roman" w:hAnsi="BBC Reith Sans" w:cs="BBC Reith Sans"/>
                <w:color w:val="000000" w:themeColor="text1"/>
                <w:sz w:val="21"/>
                <w:szCs w:val="21"/>
                <w:lang w:eastAsia="en-GB"/>
              </w:rPr>
              <w:t>, diversity &amp; inclusion</w:t>
            </w:r>
            <w:r w:rsidRPr="00BB56E9">
              <w:rPr>
                <w:rFonts w:ascii="BBC Reith Sans" w:eastAsia="Times New Roman" w:hAnsi="BBC Reith Sans" w:cs="BBC Reith Sans"/>
                <w:color w:val="000000" w:themeColor="text1"/>
                <w:sz w:val="21"/>
                <w:szCs w:val="21"/>
                <w:lang w:eastAsia="en-GB"/>
              </w:rPr>
              <w:t xml:space="preserve"> </w:t>
            </w:r>
            <w:proofErr w:type="gramStart"/>
            <w:r w:rsidRPr="00BB56E9">
              <w:rPr>
                <w:rFonts w:ascii="BBC Reith Sans" w:eastAsia="Times New Roman" w:hAnsi="BBC Reith Sans" w:cs="BBC Reith Sans"/>
                <w:color w:val="000000" w:themeColor="text1"/>
                <w:sz w:val="21"/>
                <w:szCs w:val="21"/>
                <w:lang w:eastAsia="en-GB"/>
              </w:rPr>
              <w:t>etc</w:t>
            </w:r>
            <w:r w:rsidR="007D38E1" w:rsidRPr="00BB56E9">
              <w:rPr>
                <w:rFonts w:ascii="BBC Reith Sans" w:eastAsia="Times New Roman" w:hAnsi="BBC Reith Sans" w:cs="BBC Reith Sans"/>
                <w:color w:val="000000" w:themeColor="text1"/>
                <w:sz w:val="21"/>
                <w:szCs w:val="21"/>
                <w:lang w:eastAsia="en-GB"/>
              </w:rPr>
              <w:t>;</w:t>
            </w:r>
            <w:proofErr w:type="gramEnd"/>
          </w:p>
          <w:p w14:paraId="31AFDAE7" w14:textId="77777777" w:rsidR="00624F10" w:rsidRPr="00BB56E9" w:rsidRDefault="00624F10" w:rsidP="00E965DF">
            <w:pPr>
              <w:pStyle w:val="NormalWeb"/>
              <w:spacing w:before="60" w:beforeAutospacing="0" w:after="60" w:afterAutospacing="0"/>
              <w:ind w:left="453"/>
              <w:jc w:val="both"/>
              <w:rPr>
                <w:rFonts w:ascii="BBC Reith Sans" w:eastAsia="Times New Roman" w:hAnsi="BBC Reith Sans" w:cs="BBC Reith Sans"/>
                <w:color w:val="7030A0"/>
                <w:sz w:val="21"/>
                <w:szCs w:val="21"/>
                <w:lang w:eastAsia="en-GB"/>
              </w:rPr>
            </w:pPr>
          </w:p>
        </w:tc>
      </w:tr>
    </w:tbl>
    <w:p w14:paraId="704903A6" w14:textId="77777777" w:rsidR="00E01EEA" w:rsidRPr="00BB56E9" w:rsidRDefault="00E01EEA" w:rsidP="00746218">
      <w:pPr>
        <w:pStyle w:val="NormalWeb"/>
        <w:tabs>
          <w:tab w:val="left" w:pos="426"/>
        </w:tabs>
        <w:jc w:val="both"/>
        <w:rPr>
          <w:rFonts w:ascii="BBC Reith Sans" w:eastAsia="Tw Cen MT" w:hAnsi="BBC Reith Sans" w:cs="BBC Reith Sans"/>
          <w:kern w:val="24"/>
          <w:sz w:val="22"/>
          <w:szCs w:val="22"/>
        </w:rPr>
      </w:pPr>
      <w:bookmarkStart w:id="36" w:name="_Toc173780930"/>
      <w:bookmarkStart w:id="37" w:name="_Toc173780961"/>
      <w:bookmarkStart w:id="38" w:name="_Toc173782763"/>
      <w:bookmarkStart w:id="39" w:name="_Toc173783320"/>
      <w:bookmarkStart w:id="40" w:name="_Toc173783660"/>
      <w:bookmarkStart w:id="41" w:name="_Toc173784058"/>
      <w:bookmarkStart w:id="42" w:name="_Toc173784150"/>
      <w:bookmarkStart w:id="43" w:name="_Toc173784224"/>
      <w:bookmarkStart w:id="44" w:name="_Toc175153513"/>
      <w:bookmarkEnd w:id="36"/>
      <w:bookmarkEnd w:id="37"/>
      <w:bookmarkEnd w:id="38"/>
      <w:bookmarkEnd w:id="39"/>
      <w:bookmarkEnd w:id="40"/>
      <w:bookmarkEnd w:id="41"/>
      <w:bookmarkEnd w:id="42"/>
      <w:bookmarkEnd w:id="43"/>
    </w:p>
    <w:p w14:paraId="003F77E9" w14:textId="3C1DFB1B" w:rsidR="00A52AFC" w:rsidRPr="00014387" w:rsidRDefault="00A52AFC" w:rsidP="00014387">
      <w:pPr>
        <w:pStyle w:val="Heading5"/>
        <w:rPr>
          <w:rFonts w:ascii="BBC Reith Sans" w:hAnsi="BBC Reith Sans" w:cs="BBC Reith Sans"/>
          <w:b/>
          <w:bCs/>
          <w:color w:val="000000" w:themeColor="text1"/>
          <w:sz w:val="22"/>
          <w:szCs w:val="22"/>
        </w:rPr>
      </w:pPr>
      <w:r w:rsidRPr="00014387">
        <w:rPr>
          <w:rFonts w:ascii="BBC Reith Sans" w:hAnsi="BBC Reith Sans" w:cs="BBC Reith Sans"/>
          <w:b/>
          <w:bCs/>
          <w:color w:val="000000" w:themeColor="text1"/>
          <w:sz w:val="22"/>
          <w:szCs w:val="22"/>
        </w:rPr>
        <w:t>Clarifications and queries</w:t>
      </w:r>
      <w:bookmarkEnd w:id="44"/>
    </w:p>
    <w:p w14:paraId="1D177039" w14:textId="4B17135B" w:rsidR="00A05447" w:rsidRPr="00BB56E9" w:rsidRDefault="002A27B2" w:rsidP="00304F09">
      <w:pPr>
        <w:pStyle w:val="NormalWeb"/>
        <w:tabs>
          <w:tab w:val="left" w:pos="426"/>
        </w:tabs>
        <w:ind w:left="426"/>
        <w:jc w:val="both"/>
        <w:rPr>
          <w:rFonts w:ascii="BBC Reith Sans" w:eastAsia="Tw Cen MT" w:hAnsi="BBC Reith Sans" w:cs="BBC Reith Sans"/>
          <w:kern w:val="24"/>
          <w:sz w:val="22"/>
          <w:szCs w:val="22"/>
        </w:rPr>
      </w:pPr>
      <w:r w:rsidRPr="00BB56E9">
        <w:rPr>
          <w:rFonts w:ascii="BBC Reith Sans" w:eastAsia="Tw Cen MT" w:hAnsi="BBC Reith Sans" w:cs="BBC Reith Sans"/>
          <w:kern w:val="24"/>
          <w:sz w:val="22"/>
          <w:szCs w:val="22"/>
        </w:rPr>
        <w:t xml:space="preserve">All queries in connection to this process that </w:t>
      </w:r>
      <w:r w:rsidR="002B48D7" w:rsidRPr="00BB56E9">
        <w:rPr>
          <w:rFonts w:ascii="BBC Reith Sans" w:eastAsia="Tw Cen MT" w:hAnsi="BBC Reith Sans" w:cs="BBC Reith Sans"/>
          <w:kern w:val="24"/>
          <w:sz w:val="22"/>
          <w:szCs w:val="22"/>
        </w:rPr>
        <w:t xml:space="preserve">producers </w:t>
      </w:r>
      <w:r w:rsidRPr="00BB56E9">
        <w:rPr>
          <w:rFonts w:ascii="BBC Reith Sans" w:eastAsia="Tw Cen MT" w:hAnsi="BBC Reith Sans" w:cs="BBC Reith Sans"/>
          <w:kern w:val="24"/>
          <w:sz w:val="22"/>
          <w:szCs w:val="22"/>
        </w:rPr>
        <w:t>wish to raise prior to submitting their response should be submitted via the Bravo/Jaggaer portal no later than 2 working days before the deadlines for submissions.</w:t>
      </w:r>
      <w:r w:rsidR="00A05447" w:rsidRPr="00BB56E9">
        <w:rPr>
          <w:rFonts w:ascii="BBC Reith Sans" w:eastAsia="Tw Cen MT" w:hAnsi="BBC Reith Sans" w:cs="BBC Reith Sans"/>
          <w:kern w:val="24"/>
          <w:sz w:val="22"/>
          <w:szCs w:val="22"/>
        </w:rPr>
        <w:t xml:space="preserve">  </w:t>
      </w:r>
      <w:r w:rsidR="00A05447" w:rsidRPr="00BB56E9">
        <w:rPr>
          <w:rFonts w:ascii="BBC Reith Sans" w:hAnsi="BBC Reith Sans" w:cs="BBC Reith Sans"/>
          <w:bCs/>
          <w:sz w:val="22"/>
          <w:szCs w:val="22"/>
        </w:rPr>
        <w:t xml:space="preserve">If you have any questions about </w:t>
      </w:r>
      <w:proofErr w:type="gramStart"/>
      <w:r w:rsidR="00A05447" w:rsidRPr="00BB56E9">
        <w:rPr>
          <w:rFonts w:ascii="BBC Reith Sans" w:hAnsi="BBC Reith Sans" w:cs="BBC Reith Sans"/>
          <w:bCs/>
          <w:sz w:val="22"/>
          <w:szCs w:val="22"/>
        </w:rPr>
        <w:t>Bravo</w:t>
      </w:r>
      <w:proofErr w:type="gramEnd"/>
      <w:r w:rsidR="00A05447" w:rsidRPr="00BB56E9">
        <w:rPr>
          <w:rFonts w:ascii="BBC Reith Sans" w:hAnsi="BBC Reith Sans" w:cs="BBC Reith Sans"/>
          <w:bCs/>
          <w:sz w:val="22"/>
          <w:szCs w:val="22"/>
        </w:rPr>
        <w:t xml:space="preserve"> please email</w:t>
      </w:r>
      <w:r w:rsidR="00BB56E9">
        <w:rPr>
          <w:rFonts w:ascii="BBC Reith Sans" w:hAnsi="BBC Reith Sans" w:cs="BBC Reith Sans"/>
        </w:rPr>
        <w:t xml:space="preserve"> </w:t>
      </w:r>
      <w:hyperlink r:id="rId19" w:history="1">
        <w:r w:rsidR="00BB56E9" w:rsidRPr="00BB56E9">
          <w:rPr>
            <w:rStyle w:val="Hyperlink"/>
            <w:rFonts w:ascii="BBC Reith Sans" w:hAnsi="BBC Reith Sans" w:cs="BBC Reith Sans"/>
            <w:sz w:val="22"/>
            <w:szCs w:val="22"/>
          </w:rPr>
          <w:t>Competitive Tendering</w:t>
        </w:r>
      </w:hyperlink>
      <w:r w:rsidR="00A05447" w:rsidRPr="00BB56E9">
        <w:rPr>
          <w:rFonts w:ascii="BBC Reith Sans" w:hAnsi="BBC Reith Sans" w:cs="BBC Reith Sans"/>
          <w:bCs/>
          <w:sz w:val="22"/>
          <w:szCs w:val="22"/>
        </w:rPr>
        <w:t>.</w:t>
      </w:r>
    </w:p>
    <w:p w14:paraId="549B5391" w14:textId="4A290E8A" w:rsidR="006D0BE0" w:rsidRPr="00BB56E9" w:rsidRDefault="002A27B2" w:rsidP="00304F09">
      <w:pPr>
        <w:pStyle w:val="NormalWeb"/>
        <w:tabs>
          <w:tab w:val="left" w:pos="426"/>
        </w:tabs>
        <w:spacing w:before="120" w:beforeAutospacing="0" w:after="240" w:afterAutospacing="0"/>
        <w:ind w:left="426"/>
        <w:jc w:val="both"/>
        <w:rPr>
          <w:rFonts w:ascii="BBC Reith Sans" w:eastAsia="Tw Cen MT" w:hAnsi="BBC Reith Sans" w:cs="BBC Reith Sans"/>
          <w:kern w:val="24"/>
          <w:sz w:val="22"/>
          <w:szCs w:val="22"/>
        </w:rPr>
      </w:pPr>
      <w:r w:rsidRPr="00BB56E9">
        <w:rPr>
          <w:rFonts w:ascii="BBC Reith Sans" w:eastAsia="Tw Cen MT" w:hAnsi="BBC Reith Sans" w:cs="BBC Reith Sans"/>
          <w:kern w:val="24"/>
          <w:sz w:val="22"/>
          <w:szCs w:val="22"/>
        </w:rPr>
        <w:t xml:space="preserve">In the interest of fair competition, anonymised questions and responses </w:t>
      </w:r>
      <w:r w:rsidR="002B48D7" w:rsidRPr="00BB56E9">
        <w:rPr>
          <w:rFonts w:ascii="BBC Reith Sans" w:eastAsia="Tw Cen MT" w:hAnsi="BBC Reith Sans" w:cs="BBC Reith Sans"/>
          <w:kern w:val="24"/>
          <w:sz w:val="22"/>
          <w:szCs w:val="22"/>
        </w:rPr>
        <w:t xml:space="preserve">may </w:t>
      </w:r>
      <w:r w:rsidRPr="00BB56E9">
        <w:rPr>
          <w:rFonts w:ascii="BBC Reith Sans" w:eastAsia="Tw Cen MT" w:hAnsi="BBC Reith Sans" w:cs="BBC Reith Sans"/>
          <w:kern w:val="24"/>
          <w:sz w:val="22"/>
          <w:szCs w:val="22"/>
        </w:rPr>
        <w:t xml:space="preserve">be circulated to all </w:t>
      </w:r>
      <w:r w:rsidR="002B48D7" w:rsidRPr="00BB56E9">
        <w:rPr>
          <w:rFonts w:ascii="BBC Reith Sans" w:eastAsia="Tw Cen MT" w:hAnsi="BBC Reith Sans" w:cs="BBC Reith Sans"/>
          <w:kern w:val="24"/>
          <w:sz w:val="22"/>
          <w:szCs w:val="22"/>
        </w:rPr>
        <w:t>producers</w:t>
      </w:r>
      <w:r w:rsidRPr="00BB56E9">
        <w:rPr>
          <w:rFonts w:ascii="BBC Reith Sans" w:eastAsia="Tw Cen MT" w:hAnsi="BBC Reith Sans" w:cs="BBC Reith Sans"/>
          <w:kern w:val="24"/>
          <w:sz w:val="22"/>
          <w:szCs w:val="22"/>
        </w:rPr>
        <w:t>, where the BBC considers it is appropriate to do so.</w:t>
      </w:r>
      <w:r w:rsidR="006D0BE0" w:rsidRPr="00BB56E9">
        <w:rPr>
          <w:rFonts w:ascii="BBC Reith Sans" w:eastAsia="Tw Cen MT" w:hAnsi="BBC Reith Sans" w:cs="BBC Reith Sans"/>
          <w:kern w:val="24"/>
          <w:sz w:val="22"/>
          <w:szCs w:val="22"/>
        </w:rPr>
        <w:t xml:space="preserve">   </w:t>
      </w:r>
    </w:p>
    <w:p w14:paraId="1DC8956C" w14:textId="4867E3CF" w:rsidR="00FE2FD5" w:rsidRPr="00BB56E9" w:rsidRDefault="00FE2FD5" w:rsidP="00E12E1D">
      <w:pPr>
        <w:pStyle w:val="NormalWeb"/>
        <w:tabs>
          <w:tab w:val="left" w:pos="426"/>
        </w:tabs>
        <w:spacing w:before="120" w:beforeAutospacing="0" w:after="240" w:afterAutospacing="0"/>
        <w:ind w:left="426"/>
        <w:jc w:val="both"/>
        <w:rPr>
          <w:rFonts w:ascii="BBC Reith Sans" w:eastAsia="Tw Cen MT" w:hAnsi="BBC Reith Sans" w:cs="BBC Reith Sans"/>
          <w:kern w:val="24"/>
          <w:sz w:val="22"/>
          <w:szCs w:val="22"/>
        </w:rPr>
      </w:pPr>
      <w:r w:rsidRPr="00BB56E9">
        <w:rPr>
          <w:rFonts w:ascii="BBC Reith Sans" w:eastAsia="Tw Cen MT" w:hAnsi="BBC Reith Sans" w:cs="BBC Reith Sans"/>
          <w:kern w:val="24"/>
          <w:sz w:val="22"/>
          <w:szCs w:val="22"/>
        </w:rPr>
        <w:t xml:space="preserve">At any stage of the </w:t>
      </w:r>
      <w:proofErr w:type="gramStart"/>
      <w:r w:rsidRPr="00BB56E9">
        <w:rPr>
          <w:rFonts w:ascii="BBC Reith Sans" w:eastAsia="Tw Cen MT" w:hAnsi="BBC Reith Sans" w:cs="BBC Reith Sans"/>
          <w:kern w:val="24"/>
          <w:sz w:val="22"/>
          <w:szCs w:val="22"/>
        </w:rPr>
        <w:t>process</w:t>
      </w:r>
      <w:proofErr w:type="gramEnd"/>
      <w:r w:rsidRPr="00BB56E9">
        <w:rPr>
          <w:rFonts w:ascii="BBC Reith Sans" w:eastAsia="Tw Cen MT" w:hAnsi="BBC Reith Sans" w:cs="BBC Reith Sans"/>
          <w:kern w:val="24"/>
          <w:sz w:val="22"/>
          <w:szCs w:val="22"/>
        </w:rPr>
        <w:t xml:space="preserve"> it may be necessary to seek clarifications from </w:t>
      </w:r>
      <w:r w:rsidR="00962658" w:rsidRPr="00BB56E9">
        <w:rPr>
          <w:rFonts w:ascii="BBC Reith Sans" w:eastAsia="Tw Cen MT" w:hAnsi="BBC Reith Sans" w:cs="BBC Reith Sans"/>
          <w:kern w:val="24"/>
          <w:sz w:val="22"/>
          <w:szCs w:val="22"/>
        </w:rPr>
        <w:t xml:space="preserve">producers.   Answers to these </w:t>
      </w:r>
      <w:r w:rsidR="002E7296" w:rsidRPr="00BB56E9">
        <w:rPr>
          <w:rFonts w:ascii="BBC Reith Sans" w:eastAsia="Tw Cen MT" w:hAnsi="BBC Reith Sans" w:cs="BBC Reith Sans"/>
          <w:kern w:val="24"/>
          <w:sz w:val="22"/>
          <w:szCs w:val="22"/>
        </w:rPr>
        <w:t>clarifications will be factored into the evaluation process as appropriate.</w:t>
      </w:r>
    </w:p>
    <w:p w14:paraId="35C94084" w14:textId="412E2DF8" w:rsidR="00341724" w:rsidRPr="00014387" w:rsidRDefault="00026B02" w:rsidP="00014387">
      <w:pPr>
        <w:pStyle w:val="Heading6"/>
        <w:numPr>
          <w:ilvl w:val="0"/>
          <w:numId w:val="101"/>
        </w:numPr>
        <w:rPr>
          <w:rFonts w:ascii="BBC Reith Sans" w:hAnsi="BBC Reith Sans" w:cs="BBC Reith Sans"/>
          <w:b/>
          <w:bCs/>
          <w:color w:val="000000" w:themeColor="text1"/>
          <w:sz w:val="22"/>
          <w:szCs w:val="22"/>
        </w:rPr>
      </w:pPr>
      <w:bookmarkStart w:id="45" w:name="_Toc173780932"/>
      <w:bookmarkStart w:id="46" w:name="_Toc173780963"/>
      <w:bookmarkStart w:id="47" w:name="_Toc173782765"/>
      <w:bookmarkStart w:id="48" w:name="_Toc173783322"/>
      <w:bookmarkStart w:id="49" w:name="_Toc173783662"/>
      <w:bookmarkStart w:id="50" w:name="_Toc173784060"/>
      <w:bookmarkStart w:id="51" w:name="_Toc173784152"/>
      <w:bookmarkStart w:id="52" w:name="_Toc173784226"/>
      <w:bookmarkStart w:id="53" w:name="_Toc175153514"/>
      <w:bookmarkEnd w:id="45"/>
      <w:bookmarkEnd w:id="46"/>
      <w:bookmarkEnd w:id="47"/>
      <w:bookmarkEnd w:id="48"/>
      <w:bookmarkEnd w:id="49"/>
      <w:bookmarkEnd w:id="50"/>
      <w:bookmarkEnd w:id="51"/>
      <w:bookmarkEnd w:id="52"/>
      <w:r w:rsidRPr="00014387">
        <w:rPr>
          <w:rFonts w:ascii="BBC Reith Sans" w:hAnsi="BBC Reith Sans" w:cs="BBC Reith Sans"/>
          <w:b/>
          <w:bCs/>
          <w:color w:val="000000" w:themeColor="text1"/>
          <w:sz w:val="22"/>
          <w:szCs w:val="22"/>
        </w:rPr>
        <w:lastRenderedPageBreak/>
        <w:t>Feedback</w:t>
      </w:r>
      <w:bookmarkEnd w:id="53"/>
    </w:p>
    <w:p w14:paraId="1728B8CF" w14:textId="075DA2DD" w:rsidR="00C32D71" w:rsidRPr="00BB56E9" w:rsidRDefault="00026B02" w:rsidP="00AF0297">
      <w:pPr>
        <w:pStyle w:val="NormalWeb"/>
        <w:spacing w:before="120" w:beforeAutospacing="0" w:after="180" w:afterAutospacing="0"/>
        <w:ind w:left="425"/>
        <w:jc w:val="both"/>
        <w:rPr>
          <w:rFonts w:ascii="BBC Reith Sans" w:eastAsia="Tw Cen MT" w:hAnsi="BBC Reith Sans" w:cs="BBC Reith Sans"/>
          <w:kern w:val="24"/>
          <w:sz w:val="22"/>
          <w:szCs w:val="22"/>
        </w:rPr>
      </w:pPr>
      <w:r w:rsidRPr="00BB56E9">
        <w:rPr>
          <w:rFonts w:ascii="BBC Reith Sans" w:eastAsia="Tw Cen MT" w:hAnsi="BBC Reith Sans" w:cs="BBC Reith Sans"/>
          <w:kern w:val="24"/>
          <w:sz w:val="22"/>
          <w:szCs w:val="22"/>
        </w:rPr>
        <w:t xml:space="preserve">Feedback is available to any </w:t>
      </w:r>
      <w:r w:rsidR="00FA2FC8" w:rsidRPr="00BB56E9">
        <w:rPr>
          <w:rFonts w:ascii="BBC Reith Sans" w:eastAsia="Tw Cen MT" w:hAnsi="BBC Reith Sans" w:cs="BBC Reith Sans"/>
          <w:kern w:val="24"/>
          <w:sz w:val="22"/>
          <w:szCs w:val="22"/>
        </w:rPr>
        <w:t xml:space="preserve">eligible </w:t>
      </w:r>
      <w:r w:rsidRPr="00BB56E9">
        <w:rPr>
          <w:rFonts w:ascii="BBC Reith Sans" w:eastAsia="Tw Cen MT" w:hAnsi="BBC Reith Sans" w:cs="BBC Reith Sans"/>
          <w:kern w:val="24"/>
          <w:sz w:val="22"/>
          <w:szCs w:val="22"/>
        </w:rPr>
        <w:t>producer submitting a request within two weeks of receiving notification of the results.  Request</w:t>
      </w:r>
      <w:r w:rsidR="001936B5" w:rsidRPr="00BB56E9">
        <w:rPr>
          <w:rFonts w:ascii="BBC Reith Sans" w:eastAsia="Tw Cen MT" w:hAnsi="BBC Reith Sans" w:cs="BBC Reith Sans"/>
          <w:kern w:val="24"/>
          <w:sz w:val="22"/>
          <w:szCs w:val="22"/>
        </w:rPr>
        <w:t>s</w:t>
      </w:r>
      <w:r w:rsidRPr="00BB56E9">
        <w:rPr>
          <w:rFonts w:ascii="BBC Reith Sans" w:eastAsia="Tw Cen MT" w:hAnsi="BBC Reith Sans" w:cs="BBC Reith Sans"/>
          <w:kern w:val="24"/>
          <w:sz w:val="22"/>
          <w:szCs w:val="22"/>
        </w:rPr>
        <w:t xml:space="preserve"> for feedback should be made via the Bravo/Jaggaer portal</w:t>
      </w:r>
      <w:r w:rsidR="00852B2E" w:rsidRPr="00BB56E9">
        <w:rPr>
          <w:rFonts w:ascii="BBC Reith Sans" w:eastAsia="Tw Cen MT" w:hAnsi="BBC Reith Sans" w:cs="BBC Reith Sans"/>
          <w:kern w:val="24"/>
          <w:sz w:val="22"/>
          <w:szCs w:val="22"/>
        </w:rPr>
        <w:t>.</w:t>
      </w:r>
      <w:r w:rsidRPr="00BB56E9">
        <w:rPr>
          <w:rFonts w:ascii="BBC Reith Sans" w:eastAsia="Tw Cen MT" w:hAnsi="BBC Reith Sans" w:cs="BBC Reith Sans"/>
          <w:kern w:val="24"/>
          <w:sz w:val="22"/>
          <w:szCs w:val="22"/>
        </w:rPr>
        <w:t xml:space="preserve"> </w:t>
      </w:r>
      <w:bookmarkStart w:id="54" w:name="_Toc134524067"/>
      <w:bookmarkStart w:id="55" w:name="_Toc134524178"/>
      <w:bookmarkStart w:id="56" w:name="_Toc134525063"/>
    </w:p>
    <w:p w14:paraId="7358D95A" w14:textId="4CAEBBB5" w:rsidR="0087530A" w:rsidRPr="00014387" w:rsidRDefault="0087530A" w:rsidP="00014387">
      <w:pPr>
        <w:pStyle w:val="Heading6"/>
        <w:numPr>
          <w:ilvl w:val="0"/>
          <w:numId w:val="101"/>
        </w:numPr>
        <w:rPr>
          <w:rFonts w:ascii="BBC Reith Sans" w:hAnsi="BBC Reith Sans" w:cs="BBC Reith Sans"/>
          <w:b/>
          <w:bCs/>
          <w:color w:val="000000" w:themeColor="text1"/>
          <w:sz w:val="22"/>
          <w:szCs w:val="22"/>
        </w:rPr>
      </w:pPr>
      <w:bookmarkStart w:id="57" w:name="_Toc175153515"/>
      <w:r w:rsidRPr="00014387">
        <w:rPr>
          <w:rFonts w:ascii="BBC Reith Sans" w:hAnsi="BBC Reith Sans" w:cs="BBC Reith Sans"/>
          <w:b/>
          <w:bCs/>
          <w:color w:val="000000" w:themeColor="text1"/>
          <w:sz w:val="22"/>
          <w:szCs w:val="22"/>
        </w:rPr>
        <w:t>Indicative Timetable</w:t>
      </w:r>
      <w:bookmarkEnd w:id="57"/>
      <w:r w:rsidRPr="00014387">
        <w:rPr>
          <w:rFonts w:ascii="BBC Reith Sans" w:hAnsi="BBC Reith Sans" w:cs="BBC Reith Sans"/>
          <w:b/>
          <w:bCs/>
          <w:color w:val="000000" w:themeColor="text1"/>
          <w:sz w:val="22"/>
          <w:szCs w:val="22"/>
        </w:rPr>
        <w:t xml:space="preserve"> </w:t>
      </w:r>
      <w:bookmarkEnd w:id="54"/>
      <w:bookmarkEnd w:id="55"/>
      <w:bookmarkEnd w:id="56"/>
    </w:p>
    <w:p w14:paraId="5AF199CC" w14:textId="71AFDA50" w:rsidR="00AB032E" w:rsidRDefault="00AC7453" w:rsidP="00304F09">
      <w:pPr>
        <w:pStyle w:val="NormalWeb"/>
        <w:spacing w:before="12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This is an indicative timetable; producers will be notified if there are any revisions to this timetable.</w:t>
      </w:r>
    </w:p>
    <w:p w14:paraId="6AB0D40E" w14:textId="77777777" w:rsidR="00014387" w:rsidRDefault="00014387" w:rsidP="00304F09">
      <w:pPr>
        <w:pStyle w:val="NormalWeb"/>
        <w:spacing w:before="120" w:beforeAutospacing="0" w:after="0" w:afterAutospacing="0"/>
        <w:ind w:left="425"/>
        <w:jc w:val="both"/>
        <w:rPr>
          <w:rStyle w:val="bumpedfont15"/>
          <w:rFonts w:ascii="BBC Reith Sans" w:hAnsi="BBC Reith Sans" w:cs="BBC Reith Sans"/>
          <w:sz w:val="22"/>
          <w:szCs w:val="22"/>
        </w:rPr>
      </w:pPr>
    </w:p>
    <w:tbl>
      <w:tblPr>
        <w:tblStyle w:val="TableGrid"/>
        <w:tblW w:w="8698" w:type="dxa"/>
        <w:tblInd w:w="421" w:type="dxa"/>
        <w:tblLook w:val="04A0" w:firstRow="1" w:lastRow="0" w:firstColumn="1" w:lastColumn="0" w:noHBand="0" w:noVBand="1"/>
        <w:tblCaption w:val="Indicative timetable"/>
        <w:tblDescription w:val="Table listing process stage (column 1) and associated date (column 2)"/>
      </w:tblPr>
      <w:tblGrid>
        <w:gridCol w:w="5244"/>
        <w:gridCol w:w="142"/>
        <w:gridCol w:w="1134"/>
        <w:gridCol w:w="2178"/>
      </w:tblGrid>
      <w:tr w:rsidR="005F2DFA" w:rsidRPr="00304F09" w14:paraId="4FFE5719" w14:textId="77777777" w:rsidTr="00A1756E">
        <w:trPr>
          <w:trHeight w:val="160"/>
          <w:tblHeader/>
        </w:trPr>
        <w:tc>
          <w:tcPr>
            <w:tcW w:w="6520" w:type="dxa"/>
            <w:gridSpan w:val="3"/>
            <w:shd w:val="clear" w:color="auto" w:fill="005A9E"/>
          </w:tcPr>
          <w:p w14:paraId="715A0201" w14:textId="70D8F2C7" w:rsidR="005F2DFA" w:rsidRPr="00A1756E" w:rsidRDefault="005F2DFA" w:rsidP="00A1756E">
            <w:pPr>
              <w:pStyle w:val="Heading7"/>
              <w:rPr>
                <w:rFonts w:ascii="BBC Reith Sans" w:hAnsi="BBC Reith Sans" w:cs="BBC Reith Sans"/>
                <w:b/>
                <w:bCs/>
                <w:i w:val="0"/>
                <w:iCs w:val="0"/>
                <w:color w:val="FFFFFF" w:themeColor="background1"/>
                <w:sz w:val="22"/>
                <w:szCs w:val="22"/>
              </w:rPr>
            </w:pPr>
            <w:r w:rsidRPr="00A1756E">
              <w:rPr>
                <w:rFonts w:ascii="BBC Reith Sans" w:hAnsi="BBC Reith Sans" w:cs="BBC Reith Sans"/>
                <w:b/>
                <w:bCs/>
                <w:i w:val="0"/>
                <w:iCs w:val="0"/>
                <w:color w:val="FFFFFF" w:themeColor="background1"/>
                <w:sz w:val="22"/>
                <w:szCs w:val="22"/>
              </w:rPr>
              <w:t>Process Stage</w:t>
            </w:r>
          </w:p>
        </w:tc>
        <w:tc>
          <w:tcPr>
            <w:tcW w:w="2178" w:type="dxa"/>
            <w:shd w:val="clear" w:color="auto" w:fill="005A9E"/>
          </w:tcPr>
          <w:p w14:paraId="250BC7D7" w14:textId="77777777" w:rsidR="005F2DFA" w:rsidRPr="00A1756E" w:rsidRDefault="005F2DFA" w:rsidP="00A1756E">
            <w:pPr>
              <w:pStyle w:val="Heading7"/>
              <w:rPr>
                <w:rFonts w:ascii="BBC Reith Sans" w:hAnsi="BBC Reith Sans" w:cs="BBC Reith Sans"/>
                <w:b/>
                <w:bCs/>
                <w:i w:val="0"/>
                <w:iCs w:val="0"/>
                <w:color w:val="FFFFFF" w:themeColor="background1"/>
                <w:sz w:val="22"/>
                <w:szCs w:val="22"/>
              </w:rPr>
            </w:pPr>
            <w:r w:rsidRPr="00A1756E">
              <w:rPr>
                <w:rFonts w:ascii="BBC Reith Sans" w:hAnsi="BBC Reith Sans" w:cs="BBC Reith Sans"/>
                <w:b/>
                <w:bCs/>
                <w:i w:val="0"/>
                <w:iCs w:val="0"/>
                <w:color w:val="FFFFFF" w:themeColor="background1"/>
                <w:sz w:val="22"/>
                <w:szCs w:val="22"/>
              </w:rPr>
              <w:t>Date</w:t>
            </w:r>
          </w:p>
        </w:tc>
      </w:tr>
      <w:tr w:rsidR="005F2DFA" w:rsidRPr="007B28F1" w14:paraId="10F7AC97" w14:textId="77777777" w:rsidTr="00A1756E">
        <w:trPr>
          <w:trHeight w:val="257"/>
        </w:trPr>
        <w:tc>
          <w:tcPr>
            <w:tcW w:w="5386" w:type="dxa"/>
            <w:gridSpan w:val="2"/>
            <w:tcBorders>
              <w:bottom w:val="single" w:sz="4" w:space="0" w:color="auto"/>
              <w:right w:val="single" w:sz="4" w:space="0" w:color="F2F2F2" w:themeColor="background1" w:themeShade="F2"/>
            </w:tcBorders>
            <w:shd w:val="clear" w:color="auto" w:fill="F2F2F2" w:themeFill="background1" w:themeFillShade="F2"/>
          </w:tcPr>
          <w:p w14:paraId="6B604BAC" w14:textId="77777777" w:rsidR="005F2DFA" w:rsidRPr="007B28F1" w:rsidRDefault="005F2DFA" w:rsidP="00646E2E">
            <w:pPr>
              <w:pStyle w:val="Default"/>
              <w:tabs>
                <w:tab w:val="left" w:pos="5103"/>
              </w:tabs>
              <w:spacing w:before="40" w:after="40"/>
              <w:rPr>
                <w:rFonts w:ascii="BBC Reith Sans" w:hAnsi="BBC Reith Sans" w:cs="BBC Reith Sans"/>
                <w:b/>
                <w:color w:val="auto"/>
                <w:sz w:val="20"/>
                <w:szCs w:val="20"/>
              </w:rPr>
            </w:pPr>
            <w:r w:rsidRPr="007B28F1">
              <w:rPr>
                <w:rFonts w:ascii="BBC Reith Sans" w:hAnsi="BBC Reith Sans" w:cs="BBC Reith Sans"/>
                <w:b/>
                <w:sz w:val="20"/>
                <w:szCs w:val="20"/>
              </w:rPr>
              <w:t>1</w:t>
            </w:r>
            <w:r>
              <w:rPr>
                <w:rFonts w:ascii="BBC Reith Sans" w:hAnsi="BBC Reith Sans" w:cs="BBC Reith Sans"/>
                <w:b/>
                <w:sz w:val="20"/>
                <w:szCs w:val="20"/>
              </w:rPr>
              <w:t xml:space="preserve">. </w:t>
            </w:r>
            <w:r w:rsidRPr="007B28F1">
              <w:rPr>
                <w:rFonts w:ascii="BBC Reith Sans" w:hAnsi="BBC Reith Sans" w:cs="BBC Reith Sans"/>
                <w:b/>
                <w:sz w:val="20"/>
                <w:szCs w:val="20"/>
              </w:rPr>
              <w:t xml:space="preserve">Eligibility </w:t>
            </w:r>
            <w:r>
              <w:rPr>
                <w:rFonts w:ascii="BBC Reith Sans" w:hAnsi="BBC Reith Sans" w:cs="BBC Reith Sans"/>
                <w:b/>
                <w:sz w:val="20"/>
                <w:szCs w:val="20"/>
              </w:rPr>
              <w:t>and short proposal shortlist</w:t>
            </w:r>
          </w:p>
        </w:tc>
        <w:tc>
          <w:tcPr>
            <w:tcW w:w="3312" w:type="dxa"/>
            <w:gridSpan w:val="2"/>
            <w:tcBorders>
              <w:left w:val="single" w:sz="4" w:space="0" w:color="F2F2F2" w:themeColor="background1" w:themeShade="F2"/>
              <w:bottom w:val="single" w:sz="4" w:space="0" w:color="auto"/>
            </w:tcBorders>
            <w:shd w:val="clear" w:color="auto" w:fill="F2F2F2" w:themeFill="background1" w:themeFillShade="F2"/>
          </w:tcPr>
          <w:p w14:paraId="6843ED68" w14:textId="77777777" w:rsidR="005F2DFA" w:rsidRPr="007B28F1" w:rsidRDefault="005F2DFA" w:rsidP="00646E2E">
            <w:pPr>
              <w:pStyle w:val="Default"/>
              <w:tabs>
                <w:tab w:val="left" w:pos="5103"/>
              </w:tabs>
              <w:spacing w:before="40" w:after="40"/>
              <w:rPr>
                <w:rFonts w:ascii="BBC Reith Sans" w:hAnsi="BBC Reith Sans" w:cs="BBC Reith Sans"/>
                <w:b/>
                <w:color w:val="auto"/>
                <w:sz w:val="20"/>
                <w:szCs w:val="20"/>
              </w:rPr>
            </w:pPr>
          </w:p>
        </w:tc>
      </w:tr>
      <w:tr w:rsidR="005F2DFA" w:rsidRPr="00FF3FBF" w14:paraId="4BE28008" w14:textId="77777777" w:rsidTr="00A1756E">
        <w:trPr>
          <w:trHeight w:val="165"/>
        </w:trPr>
        <w:tc>
          <w:tcPr>
            <w:tcW w:w="6520" w:type="dxa"/>
            <w:gridSpan w:val="3"/>
            <w:tcBorders>
              <w:bottom w:val="nil"/>
            </w:tcBorders>
          </w:tcPr>
          <w:p w14:paraId="08A4CF5C" w14:textId="77777777" w:rsidR="005F2DFA" w:rsidRPr="005F2DFA" w:rsidRDefault="005F2DFA" w:rsidP="00646E2E">
            <w:pPr>
              <w:pStyle w:val="Default"/>
              <w:tabs>
                <w:tab w:val="left" w:pos="5103"/>
              </w:tabs>
              <w:spacing w:before="40" w:after="40"/>
              <w:ind w:left="318"/>
              <w:rPr>
                <w:rFonts w:ascii="BBC Reith Sans" w:hAnsi="BBC Reith Sans" w:cs="BBC Reith Sans"/>
                <w:color w:val="000000" w:themeColor="text1"/>
                <w:sz w:val="20"/>
                <w:szCs w:val="20"/>
              </w:rPr>
            </w:pPr>
            <w:r w:rsidRPr="005F2DFA">
              <w:rPr>
                <w:rFonts w:ascii="BBC Reith Sans" w:hAnsi="BBC Reith Sans" w:cs="BBC Reith Sans"/>
                <w:color w:val="000000" w:themeColor="text1"/>
                <w:sz w:val="20"/>
                <w:szCs w:val="20"/>
              </w:rPr>
              <w:t xml:space="preserve">ITP Published </w:t>
            </w:r>
          </w:p>
        </w:tc>
        <w:tc>
          <w:tcPr>
            <w:tcW w:w="2178" w:type="dxa"/>
            <w:tcBorders>
              <w:bottom w:val="nil"/>
            </w:tcBorders>
          </w:tcPr>
          <w:p w14:paraId="35B3C03C" w14:textId="3F1DEC7D" w:rsidR="005F2DFA" w:rsidRPr="005F2DFA" w:rsidRDefault="005F2DFA" w:rsidP="00646E2E">
            <w:pPr>
              <w:pStyle w:val="Default"/>
              <w:tabs>
                <w:tab w:val="left" w:pos="5103"/>
              </w:tabs>
              <w:spacing w:before="40" w:after="40"/>
              <w:rPr>
                <w:rFonts w:ascii="BBC Reith Sans" w:hAnsi="BBC Reith Sans" w:cs="BBC Reith Sans"/>
                <w:b/>
                <w:bCs/>
                <w:color w:val="000000" w:themeColor="text1"/>
                <w:sz w:val="20"/>
                <w:szCs w:val="20"/>
              </w:rPr>
            </w:pPr>
            <w:r w:rsidRPr="005F2DFA">
              <w:rPr>
                <w:rFonts w:ascii="BBC Reith Sans" w:hAnsi="BBC Reith Sans" w:cs="BBC Reith Sans"/>
                <w:b/>
                <w:bCs/>
                <w:color w:val="000000" w:themeColor="text1"/>
                <w:sz w:val="20"/>
                <w:szCs w:val="20"/>
              </w:rPr>
              <w:t>12 June 25</w:t>
            </w:r>
          </w:p>
        </w:tc>
      </w:tr>
      <w:tr w:rsidR="005F2DFA" w:rsidRPr="00FF3FBF" w14:paraId="6883D9E9" w14:textId="77777777" w:rsidTr="00A1756E">
        <w:trPr>
          <w:trHeight w:val="256"/>
        </w:trPr>
        <w:tc>
          <w:tcPr>
            <w:tcW w:w="6520" w:type="dxa"/>
            <w:gridSpan w:val="3"/>
            <w:tcBorders>
              <w:top w:val="nil"/>
              <w:bottom w:val="nil"/>
            </w:tcBorders>
          </w:tcPr>
          <w:p w14:paraId="4B56A2A0" w14:textId="77777777" w:rsidR="005F2DFA" w:rsidRPr="005F2DFA" w:rsidRDefault="005F2DFA" w:rsidP="00646E2E">
            <w:pPr>
              <w:pStyle w:val="Default"/>
              <w:tabs>
                <w:tab w:val="left" w:pos="5103"/>
              </w:tabs>
              <w:spacing w:before="40" w:after="40"/>
              <w:ind w:left="318"/>
              <w:rPr>
                <w:rFonts w:ascii="BBC Reith Sans" w:hAnsi="BBC Reith Sans" w:cs="BBC Reith Sans"/>
                <w:color w:val="000000" w:themeColor="text1"/>
                <w:sz w:val="20"/>
                <w:szCs w:val="20"/>
              </w:rPr>
            </w:pPr>
            <w:r w:rsidRPr="005F2DFA">
              <w:rPr>
                <w:rFonts w:ascii="BBC Reith Sans" w:hAnsi="BBC Reith Sans" w:cs="BBC Reith Sans"/>
                <w:color w:val="000000" w:themeColor="text1"/>
                <w:sz w:val="20"/>
                <w:szCs w:val="20"/>
              </w:rPr>
              <w:t>Producers return NDA, eligibility forms and short proposals</w:t>
            </w:r>
          </w:p>
        </w:tc>
        <w:tc>
          <w:tcPr>
            <w:tcW w:w="2178" w:type="dxa"/>
            <w:tcBorders>
              <w:top w:val="nil"/>
              <w:bottom w:val="nil"/>
            </w:tcBorders>
          </w:tcPr>
          <w:p w14:paraId="55A9A74B" w14:textId="6A11F1A7" w:rsidR="005F2DFA" w:rsidRPr="005F2DFA" w:rsidRDefault="005F2DFA" w:rsidP="00646E2E">
            <w:pPr>
              <w:pStyle w:val="Default"/>
              <w:tabs>
                <w:tab w:val="left" w:pos="5103"/>
              </w:tabs>
              <w:spacing w:before="40" w:after="40"/>
              <w:rPr>
                <w:rFonts w:ascii="BBC Reith Sans" w:hAnsi="BBC Reith Sans" w:cs="BBC Reith Sans"/>
                <w:b/>
                <w:bCs/>
                <w:color w:val="000000" w:themeColor="text1"/>
                <w:sz w:val="20"/>
                <w:szCs w:val="20"/>
              </w:rPr>
            </w:pPr>
            <w:r w:rsidRPr="005F2DFA">
              <w:rPr>
                <w:rFonts w:ascii="BBC Reith Sans" w:hAnsi="BBC Reith Sans" w:cs="BBC Reith Sans"/>
                <w:b/>
                <w:bCs/>
                <w:color w:val="000000" w:themeColor="text1"/>
                <w:sz w:val="20"/>
                <w:szCs w:val="20"/>
              </w:rPr>
              <w:t>10 July 25</w:t>
            </w:r>
          </w:p>
        </w:tc>
      </w:tr>
      <w:tr w:rsidR="005F2DFA" w:rsidRPr="00FF3FBF" w14:paraId="694ED682" w14:textId="77777777" w:rsidTr="00A1756E">
        <w:trPr>
          <w:trHeight w:val="306"/>
        </w:trPr>
        <w:tc>
          <w:tcPr>
            <w:tcW w:w="6520" w:type="dxa"/>
            <w:gridSpan w:val="3"/>
            <w:tcBorders>
              <w:top w:val="nil"/>
            </w:tcBorders>
          </w:tcPr>
          <w:p w14:paraId="254BAE8A" w14:textId="77777777" w:rsidR="005F2DFA" w:rsidRPr="005F2DFA" w:rsidRDefault="005F2DFA" w:rsidP="00646E2E">
            <w:pPr>
              <w:pStyle w:val="Default"/>
              <w:tabs>
                <w:tab w:val="left" w:pos="5103"/>
              </w:tabs>
              <w:spacing w:before="40" w:after="40"/>
              <w:ind w:left="318"/>
              <w:rPr>
                <w:rFonts w:ascii="BBC Reith Sans" w:hAnsi="BBC Reith Sans" w:cs="BBC Reith Sans"/>
                <w:color w:val="000000" w:themeColor="text1"/>
                <w:sz w:val="20"/>
                <w:szCs w:val="20"/>
              </w:rPr>
            </w:pPr>
            <w:r w:rsidRPr="005F2DFA">
              <w:rPr>
                <w:rFonts w:ascii="BBC Reith Sans" w:hAnsi="BBC Reith Sans" w:cs="BBC Reith Sans"/>
                <w:color w:val="000000" w:themeColor="text1"/>
                <w:sz w:val="20"/>
                <w:szCs w:val="20"/>
              </w:rPr>
              <w:t>Shortlist selected (approximately 5) and all producers notified</w:t>
            </w:r>
          </w:p>
        </w:tc>
        <w:tc>
          <w:tcPr>
            <w:tcW w:w="2178" w:type="dxa"/>
            <w:tcBorders>
              <w:top w:val="nil"/>
            </w:tcBorders>
          </w:tcPr>
          <w:p w14:paraId="6373B760" w14:textId="568E287E" w:rsidR="005F2DFA" w:rsidRPr="005F2DFA" w:rsidRDefault="005F2DFA" w:rsidP="00646E2E">
            <w:pPr>
              <w:pStyle w:val="Default"/>
              <w:tabs>
                <w:tab w:val="left" w:pos="5103"/>
              </w:tabs>
              <w:spacing w:before="40" w:after="40"/>
              <w:rPr>
                <w:rFonts w:ascii="BBC Reith Sans" w:hAnsi="BBC Reith Sans" w:cs="BBC Reith Sans"/>
                <w:b/>
                <w:bCs/>
                <w:color w:val="000000" w:themeColor="text1"/>
                <w:sz w:val="20"/>
                <w:szCs w:val="20"/>
              </w:rPr>
            </w:pPr>
            <w:r w:rsidRPr="005F2DFA">
              <w:rPr>
                <w:rFonts w:ascii="BBC Reith Sans" w:hAnsi="BBC Reith Sans" w:cs="BBC Reith Sans"/>
                <w:b/>
                <w:bCs/>
                <w:color w:val="000000" w:themeColor="text1"/>
                <w:sz w:val="20"/>
                <w:szCs w:val="20"/>
              </w:rPr>
              <w:t>July 25</w:t>
            </w:r>
          </w:p>
        </w:tc>
      </w:tr>
      <w:tr w:rsidR="005F2DFA" w:rsidRPr="00FF3FBF" w14:paraId="2F978D83" w14:textId="77777777" w:rsidTr="00A1756E">
        <w:tc>
          <w:tcPr>
            <w:tcW w:w="5244" w:type="dxa"/>
            <w:tcBorders>
              <w:bottom w:val="single" w:sz="4" w:space="0" w:color="auto"/>
              <w:right w:val="single" w:sz="4" w:space="0" w:color="F2F2F2" w:themeColor="background1" w:themeShade="F2"/>
            </w:tcBorders>
            <w:shd w:val="clear" w:color="auto" w:fill="F2F2F2" w:themeFill="background1" w:themeFillShade="F2"/>
          </w:tcPr>
          <w:p w14:paraId="10882401" w14:textId="77777777" w:rsidR="005F2DFA" w:rsidRPr="005F2DFA" w:rsidRDefault="005F2DFA" w:rsidP="00646E2E">
            <w:pPr>
              <w:pStyle w:val="Default"/>
              <w:tabs>
                <w:tab w:val="left" w:pos="5103"/>
              </w:tabs>
              <w:spacing w:before="40" w:after="40"/>
              <w:rPr>
                <w:rFonts w:ascii="BBC Reith Sans" w:hAnsi="BBC Reith Sans" w:cs="BBC Reith Sans"/>
                <w:b/>
                <w:color w:val="000000" w:themeColor="text1"/>
                <w:sz w:val="20"/>
                <w:szCs w:val="20"/>
              </w:rPr>
            </w:pPr>
            <w:r w:rsidRPr="005F2DFA">
              <w:rPr>
                <w:rFonts w:ascii="BBC Reith Sans" w:hAnsi="BBC Reith Sans" w:cs="BBC Reith Sans"/>
                <w:b/>
                <w:color w:val="000000" w:themeColor="text1"/>
                <w:sz w:val="20"/>
                <w:szCs w:val="20"/>
              </w:rPr>
              <w:t>2.  ITP Response (paid development) and Interviews</w:t>
            </w:r>
          </w:p>
        </w:tc>
        <w:tc>
          <w:tcPr>
            <w:tcW w:w="3454" w:type="dxa"/>
            <w:gridSpan w:val="3"/>
            <w:tcBorders>
              <w:left w:val="single" w:sz="4" w:space="0" w:color="F2F2F2" w:themeColor="background1" w:themeShade="F2"/>
              <w:bottom w:val="single" w:sz="4" w:space="0" w:color="auto"/>
            </w:tcBorders>
            <w:shd w:val="clear" w:color="auto" w:fill="F2F2F2" w:themeFill="background1" w:themeFillShade="F2"/>
          </w:tcPr>
          <w:p w14:paraId="51D9E79F" w14:textId="77777777" w:rsidR="005F2DFA" w:rsidRPr="005F2DFA" w:rsidRDefault="005F2DFA" w:rsidP="00646E2E">
            <w:pPr>
              <w:pStyle w:val="Default"/>
              <w:tabs>
                <w:tab w:val="left" w:pos="5103"/>
              </w:tabs>
              <w:spacing w:before="40" w:after="40"/>
              <w:rPr>
                <w:rFonts w:ascii="BBC Reith Sans" w:hAnsi="BBC Reith Sans" w:cs="BBC Reith Sans"/>
                <w:b/>
                <w:bCs/>
                <w:color w:val="000000" w:themeColor="text1"/>
                <w:sz w:val="20"/>
                <w:szCs w:val="20"/>
              </w:rPr>
            </w:pPr>
          </w:p>
        </w:tc>
      </w:tr>
      <w:tr w:rsidR="005F2DFA" w:rsidRPr="00FF3FBF" w14:paraId="4A2B2899" w14:textId="77777777" w:rsidTr="00A1756E">
        <w:trPr>
          <w:trHeight w:val="231"/>
        </w:trPr>
        <w:tc>
          <w:tcPr>
            <w:tcW w:w="6520" w:type="dxa"/>
            <w:gridSpan w:val="3"/>
            <w:tcBorders>
              <w:bottom w:val="nil"/>
            </w:tcBorders>
          </w:tcPr>
          <w:p w14:paraId="641CB0C1" w14:textId="77777777" w:rsidR="005F2DFA" w:rsidRPr="005F2DFA" w:rsidRDefault="005F2DFA" w:rsidP="00646E2E">
            <w:pPr>
              <w:pStyle w:val="Default"/>
              <w:tabs>
                <w:tab w:val="left" w:pos="5103"/>
              </w:tabs>
              <w:spacing w:before="40" w:after="40"/>
              <w:ind w:left="318"/>
              <w:rPr>
                <w:rFonts w:ascii="BBC Reith Sans" w:hAnsi="BBC Reith Sans" w:cs="BBC Reith Sans"/>
                <w:color w:val="000000" w:themeColor="text1"/>
                <w:sz w:val="20"/>
                <w:szCs w:val="20"/>
              </w:rPr>
            </w:pPr>
            <w:r w:rsidRPr="005F2DFA">
              <w:rPr>
                <w:rFonts w:ascii="BBC Reith Sans" w:hAnsi="BBC Reith Sans" w:cs="BBC Reith Sans"/>
                <w:color w:val="000000" w:themeColor="text1"/>
                <w:sz w:val="20"/>
                <w:szCs w:val="20"/>
              </w:rPr>
              <w:t xml:space="preserve">Issue secondary information </w:t>
            </w:r>
          </w:p>
        </w:tc>
        <w:tc>
          <w:tcPr>
            <w:tcW w:w="2178" w:type="dxa"/>
            <w:tcBorders>
              <w:bottom w:val="nil"/>
            </w:tcBorders>
          </w:tcPr>
          <w:p w14:paraId="3BB5D7F8" w14:textId="09AE72E6" w:rsidR="005F2DFA" w:rsidRPr="005F2DFA" w:rsidRDefault="005F2DFA" w:rsidP="00646E2E">
            <w:pPr>
              <w:pStyle w:val="Default"/>
              <w:tabs>
                <w:tab w:val="left" w:pos="5103"/>
              </w:tabs>
              <w:spacing w:before="40" w:after="40"/>
              <w:rPr>
                <w:rFonts w:ascii="BBC Reith Sans" w:hAnsi="BBC Reith Sans" w:cs="BBC Reith Sans"/>
                <w:b/>
                <w:bCs/>
                <w:color w:val="000000" w:themeColor="text1"/>
                <w:sz w:val="20"/>
                <w:szCs w:val="20"/>
              </w:rPr>
            </w:pPr>
            <w:r w:rsidRPr="005F2DFA">
              <w:rPr>
                <w:rFonts w:ascii="BBC Reith Sans" w:hAnsi="BBC Reith Sans" w:cs="BBC Reith Sans"/>
                <w:b/>
                <w:bCs/>
                <w:color w:val="000000" w:themeColor="text1"/>
                <w:sz w:val="20"/>
                <w:szCs w:val="20"/>
              </w:rPr>
              <w:t>Late July 25</w:t>
            </w:r>
          </w:p>
        </w:tc>
      </w:tr>
      <w:tr w:rsidR="005F2DFA" w:rsidRPr="00FF3FBF" w14:paraId="55A0F893" w14:textId="77777777" w:rsidTr="00A1756E">
        <w:trPr>
          <w:trHeight w:val="245"/>
        </w:trPr>
        <w:tc>
          <w:tcPr>
            <w:tcW w:w="6520" w:type="dxa"/>
            <w:gridSpan w:val="3"/>
            <w:tcBorders>
              <w:top w:val="nil"/>
              <w:bottom w:val="nil"/>
            </w:tcBorders>
          </w:tcPr>
          <w:p w14:paraId="74C157CF" w14:textId="77777777" w:rsidR="005F2DFA" w:rsidRPr="005F2DFA" w:rsidRDefault="005F2DFA" w:rsidP="00646E2E">
            <w:pPr>
              <w:pStyle w:val="Default"/>
              <w:tabs>
                <w:tab w:val="left" w:pos="5103"/>
              </w:tabs>
              <w:spacing w:before="40" w:after="40"/>
              <w:ind w:left="318"/>
              <w:rPr>
                <w:rFonts w:ascii="BBC Reith Sans" w:hAnsi="BBC Reith Sans" w:cs="BBC Reith Sans"/>
                <w:color w:val="000000" w:themeColor="text1"/>
                <w:sz w:val="20"/>
                <w:szCs w:val="20"/>
              </w:rPr>
            </w:pPr>
            <w:r w:rsidRPr="005F2DFA">
              <w:rPr>
                <w:rFonts w:ascii="BBC Reith Sans" w:hAnsi="BBC Reith Sans" w:cs="BBC Reith Sans"/>
                <w:color w:val="000000" w:themeColor="text1"/>
                <w:sz w:val="20"/>
                <w:szCs w:val="20"/>
              </w:rPr>
              <w:t>Paid development starts</w:t>
            </w:r>
          </w:p>
        </w:tc>
        <w:tc>
          <w:tcPr>
            <w:tcW w:w="2178" w:type="dxa"/>
            <w:tcBorders>
              <w:top w:val="nil"/>
              <w:bottom w:val="nil"/>
            </w:tcBorders>
          </w:tcPr>
          <w:p w14:paraId="3852A56C" w14:textId="23FB1606" w:rsidR="005F2DFA" w:rsidRPr="005F2DFA" w:rsidRDefault="005F2DFA" w:rsidP="00646E2E">
            <w:pPr>
              <w:pStyle w:val="Default"/>
              <w:tabs>
                <w:tab w:val="left" w:pos="5103"/>
              </w:tabs>
              <w:spacing w:before="40" w:after="40"/>
              <w:rPr>
                <w:rFonts w:ascii="BBC Reith Sans" w:hAnsi="BBC Reith Sans" w:cs="BBC Reith Sans"/>
                <w:b/>
                <w:bCs/>
                <w:color w:val="000000" w:themeColor="text1"/>
                <w:sz w:val="20"/>
                <w:szCs w:val="20"/>
              </w:rPr>
            </w:pPr>
            <w:r w:rsidRPr="005F2DFA">
              <w:rPr>
                <w:rFonts w:ascii="BBC Reith Sans" w:hAnsi="BBC Reith Sans" w:cs="BBC Reith Sans"/>
                <w:b/>
                <w:bCs/>
                <w:color w:val="000000" w:themeColor="text1"/>
                <w:sz w:val="20"/>
                <w:szCs w:val="20"/>
              </w:rPr>
              <w:t>Late July 25</w:t>
            </w:r>
          </w:p>
        </w:tc>
      </w:tr>
      <w:tr w:rsidR="005F2DFA" w:rsidRPr="00FF3FBF" w14:paraId="0563B1EB" w14:textId="77777777" w:rsidTr="00A1756E">
        <w:trPr>
          <w:trHeight w:val="179"/>
        </w:trPr>
        <w:tc>
          <w:tcPr>
            <w:tcW w:w="6520" w:type="dxa"/>
            <w:gridSpan w:val="3"/>
            <w:tcBorders>
              <w:top w:val="nil"/>
              <w:bottom w:val="nil"/>
            </w:tcBorders>
          </w:tcPr>
          <w:p w14:paraId="1B6CFF2A" w14:textId="77777777" w:rsidR="005F2DFA" w:rsidRPr="005F2DFA" w:rsidRDefault="005F2DFA" w:rsidP="00646E2E">
            <w:pPr>
              <w:pStyle w:val="Default"/>
              <w:tabs>
                <w:tab w:val="left" w:pos="5103"/>
              </w:tabs>
              <w:spacing w:before="40" w:after="40"/>
              <w:ind w:left="318"/>
              <w:rPr>
                <w:rFonts w:ascii="BBC Reith Sans" w:hAnsi="BBC Reith Sans" w:cs="BBC Reith Sans"/>
                <w:color w:val="000000" w:themeColor="text1"/>
                <w:sz w:val="20"/>
                <w:szCs w:val="20"/>
              </w:rPr>
            </w:pPr>
            <w:r w:rsidRPr="005F2DFA">
              <w:rPr>
                <w:rFonts w:ascii="BBC Reith Sans" w:hAnsi="BBC Reith Sans" w:cs="BBC Reith Sans"/>
                <w:color w:val="000000" w:themeColor="text1"/>
                <w:sz w:val="20"/>
                <w:szCs w:val="20"/>
              </w:rPr>
              <w:t xml:space="preserve">Producers return full proposals </w:t>
            </w:r>
          </w:p>
        </w:tc>
        <w:tc>
          <w:tcPr>
            <w:tcW w:w="2178" w:type="dxa"/>
            <w:tcBorders>
              <w:top w:val="nil"/>
              <w:bottom w:val="nil"/>
            </w:tcBorders>
          </w:tcPr>
          <w:p w14:paraId="3F85A6FB" w14:textId="71BCF2FC" w:rsidR="005F2DFA" w:rsidRPr="005F2DFA" w:rsidRDefault="005F2DFA" w:rsidP="00646E2E">
            <w:pPr>
              <w:pStyle w:val="Default"/>
              <w:tabs>
                <w:tab w:val="left" w:pos="5103"/>
              </w:tabs>
              <w:spacing w:before="40" w:after="40"/>
              <w:rPr>
                <w:rFonts w:ascii="BBC Reith Sans" w:hAnsi="BBC Reith Sans" w:cs="BBC Reith Sans"/>
                <w:b/>
                <w:bCs/>
                <w:color w:val="000000" w:themeColor="text1"/>
                <w:sz w:val="20"/>
                <w:szCs w:val="20"/>
              </w:rPr>
            </w:pPr>
            <w:r w:rsidRPr="005F2DFA">
              <w:rPr>
                <w:rFonts w:ascii="BBC Reith Sans" w:hAnsi="BBC Reith Sans" w:cs="BBC Reith Sans"/>
                <w:b/>
                <w:bCs/>
                <w:color w:val="000000" w:themeColor="text1"/>
                <w:sz w:val="20"/>
                <w:szCs w:val="20"/>
              </w:rPr>
              <w:t>Mid-Late Sept 25</w:t>
            </w:r>
          </w:p>
        </w:tc>
      </w:tr>
      <w:tr w:rsidR="005F2DFA" w:rsidRPr="00FF3FBF" w:rsidDel="001010DD" w14:paraId="45FAE103" w14:textId="77777777" w:rsidTr="00A1756E">
        <w:trPr>
          <w:trHeight w:val="139"/>
        </w:trPr>
        <w:tc>
          <w:tcPr>
            <w:tcW w:w="6520" w:type="dxa"/>
            <w:gridSpan w:val="3"/>
            <w:tcBorders>
              <w:top w:val="nil"/>
              <w:bottom w:val="nil"/>
            </w:tcBorders>
          </w:tcPr>
          <w:p w14:paraId="5CAD49D4" w14:textId="77777777" w:rsidR="005F2DFA" w:rsidRPr="005F2DFA" w:rsidRDefault="005F2DFA" w:rsidP="00646E2E">
            <w:pPr>
              <w:pStyle w:val="Default"/>
              <w:tabs>
                <w:tab w:val="left" w:pos="5103"/>
              </w:tabs>
              <w:spacing w:before="40" w:after="40"/>
              <w:ind w:left="318"/>
              <w:rPr>
                <w:rFonts w:ascii="BBC Reith Sans" w:hAnsi="BBC Reith Sans" w:cs="BBC Reith Sans"/>
                <w:color w:val="000000" w:themeColor="text1"/>
                <w:sz w:val="20"/>
                <w:szCs w:val="20"/>
              </w:rPr>
            </w:pPr>
            <w:r w:rsidRPr="005F2DFA">
              <w:rPr>
                <w:rFonts w:ascii="BBC Reith Sans" w:hAnsi="BBC Reith Sans" w:cs="BBC Reith Sans"/>
                <w:color w:val="000000" w:themeColor="text1"/>
                <w:sz w:val="20"/>
                <w:szCs w:val="20"/>
              </w:rPr>
              <w:t>Area of focus in interview</w:t>
            </w:r>
          </w:p>
        </w:tc>
        <w:tc>
          <w:tcPr>
            <w:tcW w:w="2178" w:type="dxa"/>
            <w:tcBorders>
              <w:top w:val="nil"/>
              <w:bottom w:val="nil"/>
            </w:tcBorders>
          </w:tcPr>
          <w:p w14:paraId="7EF63276" w14:textId="03F366EA" w:rsidR="005F2DFA" w:rsidRPr="005F2DFA" w:rsidDel="001010DD" w:rsidRDefault="005F2DFA" w:rsidP="00646E2E">
            <w:pPr>
              <w:pStyle w:val="Default"/>
              <w:tabs>
                <w:tab w:val="left" w:pos="5103"/>
              </w:tabs>
              <w:spacing w:before="40" w:after="40"/>
              <w:rPr>
                <w:rFonts w:ascii="BBC Reith Sans" w:hAnsi="BBC Reith Sans" w:cs="BBC Reith Sans"/>
                <w:b/>
                <w:bCs/>
                <w:color w:val="000000" w:themeColor="text1"/>
                <w:sz w:val="20"/>
                <w:szCs w:val="20"/>
              </w:rPr>
            </w:pPr>
            <w:r w:rsidRPr="005F2DFA">
              <w:rPr>
                <w:rFonts w:ascii="BBC Reith Sans" w:hAnsi="BBC Reith Sans" w:cs="BBC Reith Sans"/>
                <w:b/>
                <w:bCs/>
                <w:color w:val="000000" w:themeColor="text1"/>
                <w:sz w:val="20"/>
                <w:szCs w:val="20"/>
              </w:rPr>
              <w:t>Late Sept – Early Oct 25</w:t>
            </w:r>
          </w:p>
        </w:tc>
      </w:tr>
      <w:tr w:rsidR="005F2DFA" w:rsidRPr="00FF3FBF" w:rsidDel="001010DD" w14:paraId="3B5F2856" w14:textId="77777777" w:rsidTr="00A1756E">
        <w:trPr>
          <w:trHeight w:val="156"/>
        </w:trPr>
        <w:tc>
          <w:tcPr>
            <w:tcW w:w="6520" w:type="dxa"/>
            <w:gridSpan w:val="3"/>
            <w:tcBorders>
              <w:top w:val="nil"/>
            </w:tcBorders>
          </w:tcPr>
          <w:p w14:paraId="44970B94" w14:textId="77777777" w:rsidR="005F2DFA" w:rsidRPr="005F2DFA" w:rsidRDefault="005F2DFA" w:rsidP="00646E2E">
            <w:pPr>
              <w:pStyle w:val="Default"/>
              <w:tabs>
                <w:tab w:val="left" w:pos="5103"/>
              </w:tabs>
              <w:spacing w:before="40" w:after="40"/>
              <w:ind w:left="318"/>
              <w:rPr>
                <w:rFonts w:ascii="BBC Reith Sans" w:hAnsi="BBC Reith Sans" w:cs="BBC Reith Sans"/>
                <w:color w:val="000000" w:themeColor="text1"/>
                <w:sz w:val="20"/>
                <w:szCs w:val="20"/>
              </w:rPr>
            </w:pPr>
            <w:r w:rsidRPr="005F2DFA">
              <w:rPr>
                <w:rFonts w:ascii="BBC Reith Sans" w:hAnsi="BBC Reith Sans" w:cs="BBC Reith Sans"/>
                <w:color w:val="000000" w:themeColor="text1"/>
                <w:sz w:val="20"/>
                <w:szCs w:val="20"/>
              </w:rPr>
              <w:t>Interviews</w:t>
            </w:r>
          </w:p>
        </w:tc>
        <w:tc>
          <w:tcPr>
            <w:tcW w:w="2178" w:type="dxa"/>
            <w:tcBorders>
              <w:top w:val="nil"/>
            </w:tcBorders>
          </w:tcPr>
          <w:p w14:paraId="71A3FE49" w14:textId="47DEC91F" w:rsidR="005F2DFA" w:rsidRPr="005F2DFA" w:rsidDel="001010DD" w:rsidRDefault="005F2DFA" w:rsidP="00646E2E">
            <w:pPr>
              <w:pStyle w:val="Default"/>
              <w:tabs>
                <w:tab w:val="left" w:pos="5103"/>
              </w:tabs>
              <w:spacing w:before="40" w:after="40"/>
              <w:rPr>
                <w:rFonts w:ascii="BBC Reith Sans" w:hAnsi="BBC Reith Sans" w:cs="BBC Reith Sans"/>
                <w:b/>
                <w:bCs/>
                <w:color w:val="000000" w:themeColor="text1"/>
                <w:sz w:val="20"/>
                <w:szCs w:val="20"/>
              </w:rPr>
            </w:pPr>
            <w:r w:rsidRPr="005F2DFA">
              <w:rPr>
                <w:rFonts w:ascii="BBC Reith Sans" w:hAnsi="BBC Reith Sans" w:cs="BBC Reith Sans"/>
                <w:b/>
                <w:bCs/>
                <w:color w:val="000000" w:themeColor="text1"/>
                <w:sz w:val="20"/>
                <w:szCs w:val="20"/>
              </w:rPr>
              <w:t>Oct 25</w:t>
            </w:r>
          </w:p>
        </w:tc>
      </w:tr>
      <w:tr w:rsidR="005F2DFA" w:rsidRPr="00FF3FBF" w14:paraId="1D4F182D" w14:textId="77777777" w:rsidTr="00A1756E">
        <w:trPr>
          <w:trHeight w:val="261"/>
        </w:trPr>
        <w:tc>
          <w:tcPr>
            <w:tcW w:w="6520" w:type="dxa"/>
            <w:gridSpan w:val="3"/>
            <w:tcBorders>
              <w:right w:val="single" w:sz="4" w:space="0" w:color="F2F2F2" w:themeColor="background1" w:themeShade="F2"/>
            </w:tcBorders>
            <w:shd w:val="clear" w:color="auto" w:fill="F2F2F2" w:themeFill="background1" w:themeFillShade="F2"/>
          </w:tcPr>
          <w:p w14:paraId="4C9B41C9" w14:textId="77777777" w:rsidR="005F2DFA" w:rsidRPr="005F2DFA" w:rsidRDefault="005F2DFA" w:rsidP="00646E2E">
            <w:pPr>
              <w:pStyle w:val="Default"/>
              <w:tabs>
                <w:tab w:val="left" w:pos="5103"/>
              </w:tabs>
              <w:spacing w:before="40" w:after="40"/>
              <w:rPr>
                <w:rFonts w:ascii="BBC Reith Sans" w:hAnsi="BBC Reith Sans" w:cs="BBC Reith Sans"/>
                <w:b/>
                <w:color w:val="000000" w:themeColor="text1"/>
                <w:sz w:val="20"/>
                <w:szCs w:val="20"/>
              </w:rPr>
            </w:pPr>
            <w:r w:rsidRPr="005F2DFA">
              <w:rPr>
                <w:rFonts w:ascii="BBC Reith Sans" w:hAnsi="BBC Reith Sans" w:cs="BBC Reith Sans"/>
                <w:b/>
                <w:color w:val="000000" w:themeColor="text1"/>
                <w:sz w:val="20"/>
                <w:szCs w:val="20"/>
              </w:rPr>
              <w:t>3. Award</w:t>
            </w:r>
          </w:p>
        </w:tc>
        <w:tc>
          <w:tcPr>
            <w:tcW w:w="2178" w:type="dxa"/>
            <w:tcBorders>
              <w:left w:val="single" w:sz="4" w:space="0" w:color="F2F2F2" w:themeColor="background1" w:themeShade="F2"/>
            </w:tcBorders>
            <w:shd w:val="clear" w:color="auto" w:fill="F2F2F2" w:themeFill="background1" w:themeFillShade="F2"/>
          </w:tcPr>
          <w:p w14:paraId="7B378DFD" w14:textId="77777777" w:rsidR="005F2DFA" w:rsidRPr="005F2DFA" w:rsidRDefault="005F2DFA" w:rsidP="00646E2E">
            <w:pPr>
              <w:pStyle w:val="Default"/>
              <w:tabs>
                <w:tab w:val="left" w:pos="5103"/>
              </w:tabs>
              <w:spacing w:before="40" w:after="40"/>
              <w:rPr>
                <w:rFonts w:ascii="BBC Reith Sans" w:hAnsi="BBC Reith Sans" w:cs="BBC Reith Sans"/>
                <w:b/>
                <w:bCs/>
                <w:color w:val="000000" w:themeColor="text1"/>
                <w:sz w:val="20"/>
                <w:szCs w:val="20"/>
              </w:rPr>
            </w:pPr>
          </w:p>
        </w:tc>
      </w:tr>
      <w:tr w:rsidR="005F2DFA" w:rsidRPr="00FF3FBF" w:rsidDel="00CD2CB4" w14:paraId="15CF3F75" w14:textId="77777777" w:rsidTr="00A1756E">
        <w:trPr>
          <w:trHeight w:val="341"/>
        </w:trPr>
        <w:tc>
          <w:tcPr>
            <w:tcW w:w="6520" w:type="dxa"/>
            <w:gridSpan w:val="3"/>
          </w:tcPr>
          <w:p w14:paraId="7E5F3429" w14:textId="77777777" w:rsidR="005F2DFA" w:rsidRPr="005F2DFA" w:rsidRDefault="005F2DFA" w:rsidP="00646E2E">
            <w:pPr>
              <w:pStyle w:val="Default"/>
              <w:tabs>
                <w:tab w:val="left" w:pos="5103"/>
              </w:tabs>
              <w:spacing w:before="40" w:after="40"/>
              <w:ind w:left="318"/>
              <w:rPr>
                <w:rFonts w:ascii="BBC Reith Sans" w:hAnsi="BBC Reith Sans" w:cs="BBC Reith Sans"/>
                <w:color w:val="000000" w:themeColor="text1"/>
                <w:sz w:val="20"/>
                <w:szCs w:val="20"/>
              </w:rPr>
            </w:pPr>
            <w:r w:rsidRPr="005F2DFA">
              <w:rPr>
                <w:rFonts w:ascii="BBC Reith Sans" w:hAnsi="BBC Reith Sans" w:cs="BBC Reith Sans"/>
                <w:color w:val="000000" w:themeColor="text1"/>
                <w:sz w:val="20"/>
                <w:szCs w:val="20"/>
              </w:rPr>
              <w:t>Award</w:t>
            </w:r>
          </w:p>
        </w:tc>
        <w:tc>
          <w:tcPr>
            <w:tcW w:w="2178" w:type="dxa"/>
          </w:tcPr>
          <w:p w14:paraId="2561037B" w14:textId="3E7D4977" w:rsidR="005F2DFA" w:rsidRPr="005F2DFA" w:rsidDel="00CD2CB4" w:rsidRDefault="005F2DFA" w:rsidP="00646E2E">
            <w:pPr>
              <w:pStyle w:val="Default"/>
              <w:tabs>
                <w:tab w:val="left" w:pos="5103"/>
              </w:tabs>
              <w:spacing w:before="40" w:after="40"/>
              <w:rPr>
                <w:rFonts w:ascii="BBC Reith Sans" w:hAnsi="BBC Reith Sans" w:cs="BBC Reith Sans"/>
                <w:b/>
                <w:bCs/>
                <w:color w:val="000000" w:themeColor="text1"/>
                <w:sz w:val="20"/>
                <w:szCs w:val="20"/>
              </w:rPr>
            </w:pPr>
            <w:r w:rsidRPr="005F2DFA">
              <w:rPr>
                <w:rFonts w:ascii="BBC Reith Sans" w:hAnsi="BBC Reith Sans" w:cs="BBC Reith Sans"/>
                <w:b/>
                <w:bCs/>
                <w:color w:val="000000" w:themeColor="text1"/>
                <w:sz w:val="20"/>
                <w:szCs w:val="20"/>
              </w:rPr>
              <w:t>Nov 25</w:t>
            </w:r>
          </w:p>
        </w:tc>
      </w:tr>
    </w:tbl>
    <w:p w14:paraId="4A83DAAB" w14:textId="0D629930" w:rsidR="00C32D71" w:rsidRPr="00BB56E9" w:rsidRDefault="00C32D71" w:rsidP="005F2DFA">
      <w:pPr>
        <w:pStyle w:val="NormalWeb"/>
        <w:spacing w:before="120" w:beforeAutospacing="0" w:after="0" w:afterAutospacing="0"/>
        <w:jc w:val="both"/>
        <w:rPr>
          <w:rStyle w:val="bumpedfont15"/>
          <w:rFonts w:ascii="BBC Reith Sans" w:hAnsi="BBC Reith Sans" w:cs="BBC Reith Sans"/>
          <w:sz w:val="22"/>
          <w:szCs w:val="22"/>
        </w:rPr>
      </w:pPr>
    </w:p>
    <w:p w14:paraId="3339C31B" w14:textId="6E51B0BD" w:rsidR="00AB032E" w:rsidRPr="00AD7296" w:rsidRDefault="00EE08DB" w:rsidP="009A4C35">
      <w:pPr>
        <w:pStyle w:val="Heading2"/>
        <w:numPr>
          <w:ilvl w:val="0"/>
          <w:numId w:val="0"/>
        </w:numPr>
        <w:rPr>
          <w:sz w:val="36"/>
          <w:szCs w:val="40"/>
        </w:rPr>
      </w:pPr>
      <w:bookmarkStart w:id="58" w:name="_Toc175153516"/>
      <w:r w:rsidRPr="00AD7296">
        <w:rPr>
          <w:sz w:val="36"/>
          <w:szCs w:val="40"/>
        </w:rPr>
        <w:t xml:space="preserve">SECTION </w:t>
      </w:r>
      <w:r w:rsidR="00F725E5" w:rsidRPr="00AD7296">
        <w:rPr>
          <w:sz w:val="36"/>
          <w:szCs w:val="40"/>
        </w:rPr>
        <w:t>C</w:t>
      </w:r>
      <w:r w:rsidR="00D43803" w:rsidRPr="00AD7296">
        <w:rPr>
          <w:sz w:val="36"/>
          <w:szCs w:val="40"/>
        </w:rPr>
        <w:t>:</w:t>
      </w:r>
      <w:r w:rsidR="00F56DAB" w:rsidRPr="00AD7296">
        <w:rPr>
          <w:sz w:val="36"/>
          <w:szCs w:val="40"/>
        </w:rPr>
        <w:t xml:space="preserve"> </w:t>
      </w:r>
      <w:r w:rsidR="00886068" w:rsidRPr="00AD7296">
        <w:rPr>
          <w:sz w:val="36"/>
          <w:szCs w:val="40"/>
        </w:rPr>
        <w:t>OTHER</w:t>
      </w:r>
      <w:r w:rsidRPr="00AD7296">
        <w:rPr>
          <w:sz w:val="36"/>
          <w:szCs w:val="40"/>
        </w:rPr>
        <w:t xml:space="preserve"> REQUIREMENTS</w:t>
      </w:r>
      <w:bookmarkEnd w:id="58"/>
    </w:p>
    <w:p w14:paraId="26597867" w14:textId="53823875" w:rsidR="00AB032E" w:rsidRPr="00BB56E9" w:rsidRDefault="00886068" w:rsidP="009A4C35">
      <w:pPr>
        <w:pStyle w:val="Heading3"/>
        <w:numPr>
          <w:ilvl w:val="0"/>
          <w:numId w:val="99"/>
        </w:numPr>
      </w:pPr>
      <w:bookmarkStart w:id="59" w:name="_Toc175153517"/>
      <w:r w:rsidRPr="00BB56E9">
        <w:t>P</w:t>
      </w:r>
      <w:r w:rsidR="00ED20A2" w:rsidRPr="00BB56E9">
        <w:t>roduction</w:t>
      </w:r>
      <w:bookmarkEnd w:id="59"/>
      <w:r w:rsidR="00AB032E" w:rsidRPr="00BB56E9">
        <w:t xml:space="preserve"> </w:t>
      </w:r>
    </w:p>
    <w:p w14:paraId="0FA9CADB" w14:textId="1AED44C9" w:rsidR="00AB032E" w:rsidRPr="00BB56E9" w:rsidRDefault="00886068" w:rsidP="00304F09">
      <w:pPr>
        <w:pStyle w:val="NormalWeb"/>
        <w:spacing w:before="240" w:beforeAutospacing="0" w:after="0" w:afterAutospacing="0"/>
        <w:ind w:left="425"/>
        <w:jc w:val="both"/>
        <w:rPr>
          <w:rStyle w:val="bumpedfont15"/>
          <w:rFonts w:ascii="BBC Reith Sans" w:hAnsi="BBC Reith Sans" w:cs="BBC Reith Sans"/>
          <w:sz w:val="22"/>
          <w:szCs w:val="22"/>
        </w:rPr>
      </w:pPr>
      <w:proofErr w:type="gramStart"/>
      <w:r w:rsidRPr="00BB56E9">
        <w:rPr>
          <w:rStyle w:val="bumpedfont15"/>
          <w:rFonts w:ascii="BBC Reith Sans" w:hAnsi="BBC Reith Sans" w:cs="BBC Reith Sans"/>
          <w:sz w:val="22"/>
          <w:szCs w:val="22"/>
        </w:rPr>
        <w:t>Producers</w:t>
      </w:r>
      <w:proofErr w:type="gramEnd"/>
      <w:r w:rsidRPr="00BB56E9">
        <w:rPr>
          <w:rStyle w:val="bumpedfont15"/>
          <w:rFonts w:ascii="BBC Reith Sans" w:hAnsi="BBC Reith Sans" w:cs="BBC Reith Sans"/>
          <w:sz w:val="22"/>
          <w:szCs w:val="22"/>
        </w:rPr>
        <w:t xml:space="preserve"> </w:t>
      </w:r>
      <w:r w:rsidR="00215D8C" w:rsidRPr="00BB56E9">
        <w:rPr>
          <w:rStyle w:val="bumpedfont15"/>
          <w:rFonts w:ascii="BBC Reith Sans" w:hAnsi="BBC Reith Sans" w:cs="BBC Reith Sans"/>
          <w:sz w:val="22"/>
          <w:szCs w:val="22"/>
        </w:rPr>
        <w:t xml:space="preserve">responses should identify proposed key </w:t>
      </w:r>
      <w:r w:rsidR="00810D00" w:rsidRPr="00BB56E9">
        <w:rPr>
          <w:rStyle w:val="bumpedfont15"/>
          <w:rFonts w:ascii="BBC Reith Sans" w:hAnsi="BBC Reith Sans" w:cs="BBC Reith Sans"/>
          <w:sz w:val="22"/>
          <w:szCs w:val="22"/>
        </w:rPr>
        <w:t>production</w:t>
      </w:r>
      <w:r w:rsidR="006B2BA6" w:rsidRPr="00BB56E9">
        <w:rPr>
          <w:rStyle w:val="bumpedfont15"/>
          <w:rFonts w:ascii="BBC Reith Sans" w:hAnsi="BBC Reith Sans" w:cs="BBC Reith Sans"/>
          <w:sz w:val="22"/>
          <w:szCs w:val="22"/>
        </w:rPr>
        <w:t xml:space="preserve"> </w:t>
      </w:r>
      <w:r w:rsidR="00215D8C" w:rsidRPr="00BB56E9">
        <w:rPr>
          <w:rStyle w:val="bumpedfont15"/>
          <w:rFonts w:ascii="BBC Reith Sans" w:hAnsi="BBC Reith Sans" w:cs="BBC Reith Sans"/>
          <w:sz w:val="22"/>
          <w:szCs w:val="22"/>
        </w:rPr>
        <w:t>talent (with evidence of in-</w:t>
      </w:r>
      <w:proofErr w:type="gramStart"/>
      <w:r w:rsidR="00215D8C" w:rsidRPr="00BB56E9">
        <w:rPr>
          <w:rStyle w:val="bumpedfont15"/>
          <w:rFonts w:ascii="BBC Reith Sans" w:hAnsi="BBC Reith Sans" w:cs="BBC Reith Sans"/>
          <w:sz w:val="22"/>
          <w:szCs w:val="22"/>
        </w:rPr>
        <w:t>princi</w:t>
      </w:r>
      <w:r w:rsidR="00215D8C" w:rsidRPr="00BB56E9">
        <w:rPr>
          <w:rStyle w:val="bumpedfont15"/>
          <w:rFonts w:ascii="BBC Reith Sans" w:hAnsi="BBC Reith Sans" w:cs="BBC Reith Sans"/>
          <w:color w:val="000000" w:themeColor="text1"/>
          <w:sz w:val="22"/>
          <w:szCs w:val="22"/>
        </w:rPr>
        <w:t>p</w:t>
      </w:r>
      <w:r w:rsidR="00810D00" w:rsidRPr="00BB56E9">
        <w:rPr>
          <w:rStyle w:val="bumpedfont15"/>
          <w:rFonts w:ascii="BBC Reith Sans" w:hAnsi="BBC Reith Sans" w:cs="BBC Reith Sans"/>
          <w:color w:val="000000" w:themeColor="text1"/>
          <w:sz w:val="22"/>
          <w:szCs w:val="22"/>
        </w:rPr>
        <w:t>le</w:t>
      </w:r>
      <w:proofErr w:type="gramEnd"/>
      <w:r w:rsidR="00215D8C" w:rsidRPr="00BB56E9">
        <w:rPr>
          <w:rStyle w:val="bumpedfont15"/>
          <w:rFonts w:ascii="BBC Reith Sans" w:hAnsi="BBC Reith Sans" w:cs="BBC Reith Sans"/>
          <w:color w:val="000000" w:themeColor="text1"/>
          <w:sz w:val="22"/>
          <w:szCs w:val="22"/>
        </w:rPr>
        <w:t xml:space="preserve"> </w:t>
      </w:r>
      <w:r w:rsidR="00215D8C" w:rsidRPr="00BB56E9">
        <w:rPr>
          <w:rStyle w:val="bumpedfont15"/>
          <w:rFonts w:ascii="BBC Reith Sans" w:hAnsi="BBC Reith Sans" w:cs="BBC Reith Sans"/>
          <w:sz w:val="22"/>
          <w:szCs w:val="22"/>
        </w:rPr>
        <w:t xml:space="preserve">agreement, on a non-exclusive basis, if not own existing staff).  </w:t>
      </w:r>
    </w:p>
    <w:p w14:paraId="0DD8A2E5" w14:textId="05BA0207"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Responses should also demonstrate efficient production management plans (including key production management talent) and plans for producing the Programme that ensure continuity of delivery. </w:t>
      </w:r>
    </w:p>
    <w:p w14:paraId="4AEDE2B7" w14:textId="129B6241"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The BBC is committed to maintaining and building on the sustainability of production across the UK and so if the Programme is required to qualify as an Out of London production this will be outlined in the </w:t>
      </w:r>
      <w:r w:rsidR="00C87DA7" w:rsidRPr="00BB56E9">
        <w:rPr>
          <w:rStyle w:val="bumpedfont15"/>
          <w:rFonts w:ascii="BBC Reith Sans" w:hAnsi="BBC Reith Sans" w:cs="BBC Reith Sans"/>
          <w:sz w:val="22"/>
          <w:szCs w:val="22"/>
        </w:rPr>
        <w:t>brief</w:t>
      </w:r>
      <w:r w:rsidR="0045755C" w:rsidRPr="00BB56E9">
        <w:rPr>
          <w:rStyle w:val="bumpedfont15"/>
          <w:rFonts w:ascii="BBC Reith Sans" w:hAnsi="BBC Reith Sans" w:cs="BBC Reith Sans"/>
          <w:sz w:val="22"/>
          <w:szCs w:val="22"/>
        </w:rPr>
        <w:t>.</w:t>
      </w:r>
    </w:p>
    <w:p w14:paraId="036BF63C" w14:textId="7A3D8A33" w:rsidR="00215D8C" w:rsidRPr="00BB56E9" w:rsidRDefault="00215D8C" w:rsidP="00D15827">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As with </w:t>
      </w:r>
      <w:proofErr w:type="gramStart"/>
      <w:r w:rsidRPr="00BB56E9">
        <w:rPr>
          <w:rStyle w:val="bumpedfont15"/>
          <w:rFonts w:ascii="BBC Reith Sans" w:hAnsi="BBC Reith Sans" w:cs="BBC Reith Sans"/>
          <w:sz w:val="22"/>
          <w:szCs w:val="22"/>
        </w:rPr>
        <w:t>all of</w:t>
      </w:r>
      <w:proofErr w:type="gramEnd"/>
      <w:r w:rsidRPr="00BB56E9">
        <w:rPr>
          <w:rStyle w:val="bumpedfont15"/>
          <w:rFonts w:ascii="BBC Reith Sans" w:hAnsi="BBC Reith Sans" w:cs="BBC Reith Sans"/>
          <w:sz w:val="22"/>
          <w:szCs w:val="22"/>
        </w:rPr>
        <w:t xml:space="preserve"> our content we would expect the </w:t>
      </w:r>
      <w:r w:rsidR="00C87DA7" w:rsidRPr="00BB56E9">
        <w:rPr>
          <w:rStyle w:val="bumpedfont15"/>
          <w:rFonts w:ascii="BBC Reith Sans" w:hAnsi="BBC Reith Sans" w:cs="BBC Reith Sans"/>
          <w:sz w:val="22"/>
          <w:szCs w:val="22"/>
        </w:rPr>
        <w:t>s</w:t>
      </w:r>
      <w:r w:rsidRPr="00BB56E9">
        <w:rPr>
          <w:rStyle w:val="bumpedfont15"/>
          <w:rFonts w:ascii="BBC Reith Sans" w:hAnsi="BBC Reith Sans" w:cs="BBC Reith Sans"/>
          <w:sz w:val="22"/>
          <w:szCs w:val="22"/>
        </w:rPr>
        <w:t xml:space="preserve">uccessful </w:t>
      </w:r>
      <w:r w:rsidR="00C87DA7" w:rsidRPr="00BB56E9">
        <w:rPr>
          <w:rStyle w:val="bumpedfont15"/>
          <w:rFonts w:ascii="BBC Reith Sans" w:hAnsi="BBC Reith Sans" w:cs="BBC Reith Sans"/>
          <w:sz w:val="22"/>
          <w:szCs w:val="22"/>
        </w:rPr>
        <w:t xml:space="preserve">producer </w:t>
      </w:r>
      <w:r w:rsidRPr="00BB56E9">
        <w:rPr>
          <w:rStyle w:val="bumpedfont15"/>
          <w:rFonts w:ascii="BBC Reith Sans" w:hAnsi="BBC Reith Sans" w:cs="BBC Reith Sans"/>
          <w:sz w:val="22"/>
          <w:szCs w:val="22"/>
        </w:rPr>
        <w:t xml:space="preserve">to deliver shows that are in line with the BBC editorial guidelines and to be able to adapt to BBC’s changing editorial and business needs during the life of the </w:t>
      </w:r>
      <w:r w:rsidR="00FE24EE" w:rsidRPr="00BB56E9">
        <w:rPr>
          <w:rStyle w:val="bumpedfont15"/>
          <w:rFonts w:ascii="BBC Reith Sans" w:hAnsi="BBC Reith Sans" w:cs="BBC Reith Sans"/>
          <w:sz w:val="22"/>
          <w:szCs w:val="22"/>
        </w:rPr>
        <w:t>contract</w:t>
      </w:r>
      <w:r w:rsidRPr="00BB56E9">
        <w:rPr>
          <w:rStyle w:val="bumpedfont15"/>
          <w:rFonts w:ascii="BBC Reith Sans" w:hAnsi="BBC Reith Sans" w:cs="BBC Reith Sans"/>
          <w:sz w:val="22"/>
          <w:szCs w:val="22"/>
        </w:rPr>
        <w:t>.</w:t>
      </w:r>
    </w:p>
    <w:p w14:paraId="5FD217E3" w14:textId="0A0ADC68" w:rsidR="00215D8C" w:rsidRPr="00BB56E9" w:rsidRDefault="00ED20A2" w:rsidP="009A4C35">
      <w:pPr>
        <w:pStyle w:val="Heading3"/>
        <w:numPr>
          <w:ilvl w:val="0"/>
          <w:numId w:val="99"/>
        </w:numPr>
      </w:pPr>
      <w:bookmarkStart w:id="60" w:name="_Toc175153518"/>
      <w:r w:rsidRPr="00BB56E9">
        <w:t>Technical Delivery</w:t>
      </w:r>
      <w:bookmarkEnd w:id="60"/>
    </w:p>
    <w:p w14:paraId="19EB533B" w14:textId="34B9FBFF"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lastRenderedPageBreak/>
        <w:t xml:space="preserve">We would expect </w:t>
      </w:r>
      <w:r w:rsidR="0054064F" w:rsidRPr="00BB56E9">
        <w:rPr>
          <w:rStyle w:val="bumpedfont15"/>
          <w:rFonts w:ascii="BBC Reith Sans" w:hAnsi="BBC Reith Sans" w:cs="BBC Reith Sans"/>
          <w:sz w:val="22"/>
          <w:szCs w:val="22"/>
        </w:rPr>
        <w:t xml:space="preserve">producers </w:t>
      </w:r>
      <w:r w:rsidRPr="00BB56E9">
        <w:rPr>
          <w:rStyle w:val="bumpedfont15"/>
          <w:rFonts w:ascii="BBC Reith Sans" w:hAnsi="BBC Reith Sans" w:cs="BBC Reith Sans"/>
          <w:sz w:val="22"/>
          <w:szCs w:val="22"/>
        </w:rPr>
        <w:t>to demonstrate they have the skills necessary to deliver to the BBC’s scheduling and delivery requirements.</w:t>
      </w:r>
    </w:p>
    <w:p w14:paraId="73E4CA42" w14:textId="7F9971A7"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The </w:t>
      </w:r>
      <w:r w:rsidR="0054064F" w:rsidRPr="00BB56E9">
        <w:rPr>
          <w:rStyle w:val="bumpedfont15"/>
          <w:rFonts w:ascii="BBC Reith Sans" w:hAnsi="BBC Reith Sans" w:cs="BBC Reith Sans"/>
          <w:sz w:val="22"/>
          <w:szCs w:val="22"/>
        </w:rPr>
        <w:t xml:space="preserve">successful producer </w:t>
      </w:r>
      <w:r w:rsidRPr="00BB56E9">
        <w:rPr>
          <w:rStyle w:val="bumpedfont15"/>
          <w:rFonts w:ascii="BBC Reith Sans" w:hAnsi="BBC Reith Sans" w:cs="BBC Reith Sans"/>
          <w:sz w:val="22"/>
          <w:szCs w:val="22"/>
        </w:rPr>
        <w:t xml:space="preserve">must deliver to the BBC in accordance with the </w:t>
      </w:r>
      <w:hyperlink r:id="rId20" w:history="1">
        <w:r w:rsidRPr="00BB56E9">
          <w:rPr>
            <w:rStyle w:val="Hyperlink"/>
            <w:rFonts w:ascii="BBC Reith Sans" w:hAnsi="BBC Reith Sans" w:cs="BBC Reith Sans"/>
            <w:sz w:val="22"/>
            <w:szCs w:val="22"/>
          </w:rPr>
          <w:t>Delivery Items 202</w:t>
        </w:r>
        <w:r w:rsidR="009A4C35">
          <w:rPr>
            <w:rStyle w:val="Hyperlink"/>
            <w:rFonts w:ascii="BBC Reith Sans" w:hAnsi="BBC Reith Sans" w:cs="BBC Reith Sans"/>
            <w:sz w:val="22"/>
            <w:szCs w:val="22"/>
          </w:rPr>
          <w:t>4 (pdf)</w:t>
        </w:r>
      </w:hyperlink>
      <w:r w:rsidRPr="00BB56E9">
        <w:rPr>
          <w:rStyle w:val="bumpedfont15"/>
          <w:rFonts w:ascii="BBC Reith Sans" w:hAnsi="BBC Reith Sans" w:cs="BBC Reith Sans"/>
          <w:sz w:val="22"/>
          <w:szCs w:val="22"/>
        </w:rPr>
        <w:t>.</w:t>
      </w:r>
    </w:p>
    <w:p w14:paraId="2B303F49" w14:textId="787DF367"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The Delivery Items must adhere to all specifications for BBC transmission as are set out in the BBC Technical Standards for Network Television Programme Delivery, which are contained on the </w:t>
      </w:r>
      <w:hyperlink r:id="rId21" w:history="1">
        <w:r w:rsidRPr="00BB56E9">
          <w:rPr>
            <w:rStyle w:val="Hyperlink"/>
            <w:rFonts w:ascii="BBC Reith Sans" w:hAnsi="BBC Reith Sans" w:cs="BBC Reith Sans"/>
            <w:sz w:val="22"/>
            <w:szCs w:val="22"/>
          </w:rPr>
          <w:t>BBC’s Production and delivery website</w:t>
        </w:r>
      </w:hyperlink>
      <w:r w:rsidRPr="00BB56E9">
        <w:rPr>
          <w:rStyle w:val="bumpedfont15"/>
          <w:rFonts w:ascii="BBC Reith Sans" w:hAnsi="BBC Reith Sans" w:cs="BBC Reith Sans"/>
          <w:sz w:val="22"/>
          <w:szCs w:val="22"/>
        </w:rPr>
        <w:t>.</w:t>
      </w:r>
    </w:p>
    <w:p w14:paraId="74F8B05A" w14:textId="657B4715"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The </w:t>
      </w:r>
      <w:r w:rsidR="00B21D2F" w:rsidRPr="00BB56E9">
        <w:rPr>
          <w:rStyle w:val="bumpedfont15"/>
          <w:rFonts w:ascii="BBC Reith Sans" w:hAnsi="BBC Reith Sans" w:cs="BBC Reith Sans"/>
          <w:sz w:val="22"/>
          <w:szCs w:val="22"/>
        </w:rPr>
        <w:t>s</w:t>
      </w:r>
      <w:r w:rsidRPr="00BB56E9">
        <w:rPr>
          <w:rStyle w:val="bumpedfont15"/>
          <w:rFonts w:ascii="BBC Reith Sans" w:hAnsi="BBC Reith Sans" w:cs="BBC Reith Sans"/>
          <w:sz w:val="22"/>
          <w:szCs w:val="22"/>
        </w:rPr>
        <w:t xml:space="preserve">uccessful </w:t>
      </w:r>
      <w:r w:rsidR="00B21D2F" w:rsidRPr="00BB56E9">
        <w:rPr>
          <w:rStyle w:val="bumpedfont15"/>
          <w:rFonts w:ascii="BBC Reith Sans" w:hAnsi="BBC Reith Sans" w:cs="BBC Reith Sans"/>
          <w:sz w:val="22"/>
          <w:szCs w:val="22"/>
        </w:rPr>
        <w:t>producer</w:t>
      </w:r>
      <w:r w:rsidRPr="00BB56E9">
        <w:rPr>
          <w:rStyle w:val="bumpedfont15"/>
          <w:rFonts w:ascii="BBC Reith Sans" w:hAnsi="BBC Reith Sans" w:cs="BBC Reith Sans"/>
          <w:sz w:val="22"/>
          <w:szCs w:val="22"/>
        </w:rPr>
        <w:t xml:space="preserve"> will be required to complete all necessary diversity and inclusion information for Project Diamond.  Project Diamond is a diversity monitoring initiative set up by the Creative Diversity Network to monitor the diversity of individuals participating in productions both on-screen and off-screen in the</w:t>
      </w:r>
      <w:r w:rsidR="00B21D2F" w:rsidRPr="00BB56E9">
        <w:rPr>
          <w:rStyle w:val="bumpedfont15"/>
          <w:rFonts w:ascii="BBC Reith Sans" w:hAnsi="BBC Reith Sans" w:cs="BBC Reith Sans"/>
          <w:sz w:val="22"/>
          <w:szCs w:val="22"/>
        </w:rPr>
        <w:t xml:space="preserve"> </w:t>
      </w:r>
      <w:proofErr w:type="spellStart"/>
      <w:r w:rsidR="00B21D2F" w:rsidRPr="00BB56E9">
        <w:rPr>
          <w:rStyle w:val="bumpedfont15"/>
          <w:rFonts w:ascii="BBC Reith Sans" w:hAnsi="BBC Reith Sans" w:cs="BBC Reith Sans"/>
          <w:sz w:val="22"/>
          <w:szCs w:val="22"/>
        </w:rPr>
        <w:t>UK</w:t>
      </w:r>
      <w:r w:rsidRPr="00BB56E9">
        <w:rPr>
          <w:rStyle w:val="bumpedfont15"/>
          <w:rFonts w:ascii="BBC Reith Sans" w:hAnsi="BBC Reith Sans" w:cs="BBC Reith Sans"/>
          <w:sz w:val="22"/>
          <w:szCs w:val="22"/>
        </w:rPr>
        <w:t>.Further</w:t>
      </w:r>
      <w:proofErr w:type="spellEnd"/>
      <w:r w:rsidRPr="00BB56E9">
        <w:rPr>
          <w:rStyle w:val="bumpedfont15"/>
          <w:rFonts w:ascii="BBC Reith Sans" w:hAnsi="BBC Reith Sans" w:cs="BBC Reith Sans"/>
          <w:sz w:val="22"/>
          <w:szCs w:val="22"/>
        </w:rPr>
        <w:t xml:space="preserve"> information is available on the </w:t>
      </w:r>
      <w:hyperlink r:id="rId22" w:history="1">
        <w:r w:rsidRPr="00BB56E9">
          <w:rPr>
            <w:rStyle w:val="Hyperlink"/>
            <w:rFonts w:ascii="BBC Reith Sans" w:hAnsi="BBC Reith Sans" w:cs="BBC Reith Sans"/>
            <w:sz w:val="22"/>
            <w:szCs w:val="22"/>
          </w:rPr>
          <w:t>BBC Production and delivery website</w:t>
        </w:r>
      </w:hyperlink>
      <w:r w:rsidRPr="00BB56E9">
        <w:rPr>
          <w:rStyle w:val="bumpedfont15"/>
          <w:rFonts w:ascii="BBC Reith Sans" w:hAnsi="BBC Reith Sans" w:cs="BBC Reith Sans"/>
          <w:sz w:val="22"/>
          <w:szCs w:val="22"/>
        </w:rPr>
        <w:t xml:space="preserve">. </w:t>
      </w:r>
    </w:p>
    <w:p w14:paraId="03926EED" w14:textId="4F96791D" w:rsidR="00215D8C" w:rsidRPr="00BB56E9" w:rsidRDefault="00ED20A2" w:rsidP="009A4C35">
      <w:pPr>
        <w:pStyle w:val="Heading3"/>
        <w:numPr>
          <w:ilvl w:val="0"/>
          <w:numId w:val="99"/>
        </w:numPr>
      </w:pPr>
      <w:bookmarkStart w:id="61" w:name="_Toc175153519"/>
      <w:r w:rsidRPr="00BB56E9">
        <w:t>Financial</w:t>
      </w:r>
      <w:bookmarkEnd w:id="61"/>
      <w:r w:rsidRPr="00BB56E9">
        <w:t xml:space="preserve"> </w:t>
      </w:r>
    </w:p>
    <w:p w14:paraId="23B621E3" w14:textId="6B466FBC"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The </w:t>
      </w:r>
      <w:r w:rsidR="00DC4C8F" w:rsidRPr="00BB56E9">
        <w:rPr>
          <w:rStyle w:val="bumpedfont15"/>
          <w:rFonts w:ascii="BBC Reith Sans" w:hAnsi="BBC Reith Sans" w:cs="BBC Reith Sans"/>
          <w:sz w:val="22"/>
          <w:szCs w:val="22"/>
        </w:rPr>
        <w:t xml:space="preserve">full </w:t>
      </w:r>
      <w:r w:rsidRPr="00BB56E9">
        <w:rPr>
          <w:rStyle w:val="bumpedfont15"/>
          <w:rFonts w:ascii="BBC Reith Sans" w:hAnsi="BBC Reith Sans" w:cs="BBC Reith Sans"/>
          <w:sz w:val="22"/>
          <w:szCs w:val="22"/>
        </w:rPr>
        <w:t>IT</w:t>
      </w:r>
      <w:r w:rsidR="00DC4C8F" w:rsidRPr="00BB56E9">
        <w:rPr>
          <w:rStyle w:val="bumpedfont15"/>
          <w:rFonts w:ascii="BBC Reith Sans" w:hAnsi="BBC Reith Sans" w:cs="BBC Reith Sans"/>
          <w:sz w:val="22"/>
          <w:szCs w:val="22"/>
        </w:rPr>
        <w:t>P</w:t>
      </w:r>
      <w:r w:rsidRPr="00BB56E9">
        <w:rPr>
          <w:rStyle w:val="bumpedfont15"/>
          <w:rFonts w:ascii="BBC Reith Sans" w:hAnsi="BBC Reith Sans" w:cs="BBC Reith Sans"/>
          <w:sz w:val="22"/>
          <w:szCs w:val="22"/>
        </w:rPr>
        <w:t xml:space="preserve"> Response should include a full budget and details of the total cost as well as per episode cost, highlighting how this funding breaks down between the price to BBC public service and any other sources of funding, if applicable.</w:t>
      </w:r>
    </w:p>
    <w:p w14:paraId="1D3EC640" w14:textId="7031DFC1"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BBC will provide a template for the budget as part of the Secondary Information.</w:t>
      </w:r>
    </w:p>
    <w:p w14:paraId="0C48555A" w14:textId="1A6EB488"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If any other one-off costs are incurred, the budget should also include all itemised costs, such as start-up costs (for example connected to proposals on design, set or title sequence). The BBC assumes that </w:t>
      </w:r>
      <w:proofErr w:type="gramStart"/>
      <w:r w:rsidRPr="00BB56E9">
        <w:rPr>
          <w:rStyle w:val="bumpedfont15"/>
          <w:rFonts w:ascii="BBC Reith Sans" w:hAnsi="BBC Reith Sans" w:cs="BBC Reith Sans"/>
          <w:sz w:val="22"/>
          <w:szCs w:val="22"/>
        </w:rPr>
        <w:t>any and all</w:t>
      </w:r>
      <w:proofErr w:type="gramEnd"/>
      <w:r w:rsidRPr="00BB56E9">
        <w:rPr>
          <w:rStyle w:val="bumpedfont15"/>
          <w:rFonts w:ascii="BBC Reith Sans" w:hAnsi="BBC Reith Sans" w:cs="BBC Reith Sans"/>
          <w:sz w:val="22"/>
          <w:szCs w:val="22"/>
        </w:rPr>
        <w:t xml:space="preserve"> such costs will be affordable within the price range laid out in the </w:t>
      </w:r>
      <w:r w:rsidR="00793863" w:rsidRPr="00BB56E9">
        <w:rPr>
          <w:rStyle w:val="bumpedfont15"/>
          <w:rFonts w:ascii="BBC Reith Sans" w:hAnsi="BBC Reith Sans" w:cs="BBC Reith Sans"/>
          <w:sz w:val="22"/>
          <w:szCs w:val="22"/>
        </w:rPr>
        <w:t>ITP</w:t>
      </w:r>
      <w:r w:rsidRPr="00BB56E9">
        <w:rPr>
          <w:rStyle w:val="bumpedfont15"/>
          <w:rFonts w:ascii="BBC Reith Sans" w:hAnsi="BBC Reith Sans" w:cs="BBC Reith Sans"/>
          <w:sz w:val="22"/>
          <w:szCs w:val="22"/>
        </w:rPr>
        <w:t>.</w:t>
      </w:r>
    </w:p>
    <w:p w14:paraId="4DFF17D7" w14:textId="25F1C5B0"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The contract is offered as a fixed price deal, with the </w:t>
      </w:r>
      <w:r w:rsidR="00A71337" w:rsidRPr="00BB56E9">
        <w:rPr>
          <w:rStyle w:val="bumpedfont15"/>
          <w:rFonts w:ascii="BBC Reith Sans" w:hAnsi="BBC Reith Sans" w:cs="BBC Reith Sans"/>
          <w:sz w:val="22"/>
          <w:szCs w:val="22"/>
        </w:rPr>
        <w:t xml:space="preserve">successful producer </w:t>
      </w:r>
      <w:r w:rsidRPr="00BB56E9">
        <w:rPr>
          <w:rStyle w:val="bumpedfont15"/>
          <w:rFonts w:ascii="BBC Reith Sans" w:hAnsi="BBC Reith Sans" w:cs="BBC Reith Sans"/>
          <w:sz w:val="22"/>
          <w:szCs w:val="22"/>
        </w:rPr>
        <w:t xml:space="preserve">responsible for any overspend and entitled to keep any underspend. </w:t>
      </w:r>
    </w:p>
    <w:p w14:paraId="4E426B25" w14:textId="123DADF4"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The fixed price shall be inclusive of all insurance requirements for the production.</w:t>
      </w:r>
    </w:p>
    <w:p w14:paraId="651554B0" w14:textId="07431AB5" w:rsidR="00215D8C" w:rsidRPr="00BB56E9" w:rsidRDefault="00215D8C"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The fixed price shall be inclusive of any payments that the BBC makes directly on behalf of the </w:t>
      </w:r>
      <w:r w:rsidR="00FB23C0" w:rsidRPr="00BB56E9">
        <w:rPr>
          <w:rStyle w:val="bumpedfont15"/>
          <w:rFonts w:ascii="BBC Reith Sans" w:hAnsi="BBC Reith Sans" w:cs="BBC Reith Sans"/>
          <w:sz w:val="22"/>
          <w:szCs w:val="22"/>
        </w:rPr>
        <w:t>producer</w:t>
      </w:r>
      <w:r w:rsidRPr="00BB56E9">
        <w:rPr>
          <w:rStyle w:val="bumpedfont15"/>
          <w:rFonts w:ascii="BBC Reith Sans" w:hAnsi="BBC Reith Sans" w:cs="BBC Reith Sans"/>
          <w:sz w:val="22"/>
          <w:szCs w:val="22"/>
        </w:rPr>
        <w:t xml:space="preserve">, and these shall be deducted from the BBC funding agreed with the </w:t>
      </w:r>
      <w:r w:rsidR="00FB23C0" w:rsidRPr="00BB56E9">
        <w:rPr>
          <w:rStyle w:val="bumpedfont15"/>
          <w:rFonts w:ascii="BBC Reith Sans" w:hAnsi="BBC Reith Sans" w:cs="BBC Reith Sans"/>
          <w:sz w:val="22"/>
          <w:szCs w:val="22"/>
        </w:rPr>
        <w:t>s</w:t>
      </w:r>
      <w:r w:rsidRPr="00BB56E9">
        <w:rPr>
          <w:rStyle w:val="bumpedfont15"/>
          <w:rFonts w:ascii="BBC Reith Sans" w:hAnsi="BBC Reith Sans" w:cs="BBC Reith Sans"/>
          <w:sz w:val="22"/>
          <w:szCs w:val="22"/>
        </w:rPr>
        <w:t xml:space="preserve">uccessful </w:t>
      </w:r>
      <w:r w:rsidR="00FB23C0" w:rsidRPr="00BB56E9">
        <w:rPr>
          <w:rStyle w:val="bumpedfont15"/>
          <w:rFonts w:ascii="BBC Reith Sans" w:hAnsi="BBC Reith Sans" w:cs="BBC Reith Sans"/>
          <w:sz w:val="22"/>
          <w:szCs w:val="22"/>
        </w:rPr>
        <w:t>producer</w:t>
      </w:r>
      <w:r w:rsidRPr="00BB56E9">
        <w:rPr>
          <w:rStyle w:val="bumpedfont15"/>
          <w:rFonts w:ascii="BBC Reith Sans" w:hAnsi="BBC Reith Sans" w:cs="BBC Reith Sans"/>
          <w:sz w:val="22"/>
          <w:szCs w:val="22"/>
        </w:rPr>
        <w:t xml:space="preserve">, including, if applicable, DUK and </w:t>
      </w:r>
      <w:r w:rsidR="000F4B9A" w:rsidRPr="00BB56E9">
        <w:rPr>
          <w:rStyle w:val="bumpedfont15"/>
          <w:rFonts w:ascii="BBC Reith Sans" w:hAnsi="BBC Reith Sans" w:cs="BBC Reith Sans"/>
          <w:sz w:val="22"/>
          <w:szCs w:val="22"/>
        </w:rPr>
        <w:t>Children’s</w:t>
      </w:r>
      <w:r w:rsidRPr="00BB56E9">
        <w:rPr>
          <w:rStyle w:val="bumpedfont15"/>
          <w:rFonts w:ascii="BBC Reith Sans" w:hAnsi="BBC Reith Sans" w:cs="BBC Reith Sans"/>
          <w:sz w:val="22"/>
          <w:szCs w:val="22"/>
        </w:rPr>
        <w:t xml:space="preserve"> Screenskills Fund charges.       </w:t>
      </w:r>
    </w:p>
    <w:p w14:paraId="05CFF7F5" w14:textId="7F64A3CB" w:rsidR="00886068" w:rsidRPr="00BB56E9" w:rsidRDefault="00215D8C" w:rsidP="00FE24EE">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As part of our strategic priorities the BBC has made a commitment to the real living wage (as described by the Living Wage Foundation).  The cost of the </w:t>
      </w:r>
      <w:r w:rsidR="00FB23C0" w:rsidRPr="00BB56E9">
        <w:rPr>
          <w:rStyle w:val="bumpedfont15"/>
          <w:rFonts w:ascii="BBC Reith Sans" w:hAnsi="BBC Reith Sans" w:cs="BBC Reith Sans"/>
          <w:sz w:val="22"/>
          <w:szCs w:val="22"/>
        </w:rPr>
        <w:t>p</w:t>
      </w:r>
      <w:r w:rsidRPr="00BB56E9">
        <w:rPr>
          <w:rStyle w:val="bumpedfont15"/>
          <w:rFonts w:ascii="BBC Reith Sans" w:hAnsi="BBC Reith Sans" w:cs="BBC Reith Sans"/>
          <w:sz w:val="22"/>
          <w:szCs w:val="22"/>
        </w:rPr>
        <w:t xml:space="preserve">rogramme should be budgeted to account for the real living wage and the </w:t>
      </w:r>
      <w:r w:rsidR="00AE4ECD" w:rsidRPr="00BB56E9">
        <w:rPr>
          <w:rStyle w:val="bumpedfont15"/>
          <w:rFonts w:ascii="BBC Reith Sans" w:hAnsi="BBC Reith Sans" w:cs="BBC Reith Sans"/>
          <w:sz w:val="22"/>
          <w:szCs w:val="22"/>
        </w:rPr>
        <w:t xml:space="preserve">full </w:t>
      </w:r>
      <w:r w:rsidRPr="00BB56E9">
        <w:rPr>
          <w:rStyle w:val="bumpedfont15"/>
          <w:rFonts w:ascii="BBC Reith Sans" w:hAnsi="BBC Reith Sans" w:cs="BBC Reith Sans"/>
          <w:sz w:val="22"/>
          <w:szCs w:val="22"/>
        </w:rPr>
        <w:t>IT</w:t>
      </w:r>
      <w:r w:rsidR="00AE4ECD" w:rsidRPr="00BB56E9">
        <w:rPr>
          <w:rStyle w:val="bumpedfont15"/>
          <w:rFonts w:ascii="BBC Reith Sans" w:hAnsi="BBC Reith Sans" w:cs="BBC Reith Sans"/>
          <w:sz w:val="22"/>
          <w:szCs w:val="22"/>
        </w:rPr>
        <w:t>P</w:t>
      </w:r>
      <w:r w:rsidRPr="00BB56E9">
        <w:rPr>
          <w:rStyle w:val="bumpedfont15"/>
          <w:rFonts w:ascii="BBC Reith Sans" w:hAnsi="BBC Reith Sans" w:cs="BBC Reith Sans"/>
          <w:sz w:val="22"/>
          <w:szCs w:val="22"/>
        </w:rPr>
        <w:t xml:space="preserve"> Response should include details of how compliance with the real living wage will be achieved.    </w:t>
      </w:r>
    </w:p>
    <w:p w14:paraId="00A8F7EB" w14:textId="77777777" w:rsidR="00496EC3" w:rsidRPr="00BB56E9" w:rsidRDefault="00496EC3" w:rsidP="00F56DAB">
      <w:pPr>
        <w:pStyle w:val="NormalWeb"/>
        <w:spacing w:before="240" w:beforeAutospacing="0" w:after="0" w:afterAutospacing="0"/>
        <w:jc w:val="both"/>
        <w:rPr>
          <w:rStyle w:val="bumpedfont15"/>
          <w:rFonts w:ascii="BBC Reith Sans" w:hAnsi="BBC Reith Sans" w:cs="BBC Reith Sans"/>
          <w:sz w:val="22"/>
          <w:szCs w:val="22"/>
        </w:rPr>
      </w:pPr>
    </w:p>
    <w:p w14:paraId="429CADE9" w14:textId="7F0C0F7E" w:rsidR="00AE4ECD" w:rsidRPr="00BB56E9" w:rsidRDefault="00ED20A2" w:rsidP="009A4C35">
      <w:pPr>
        <w:pStyle w:val="Heading3"/>
        <w:numPr>
          <w:ilvl w:val="0"/>
          <w:numId w:val="99"/>
        </w:numPr>
      </w:pPr>
      <w:bookmarkStart w:id="62" w:name="_Toc175153520"/>
      <w:r w:rsidRPr="00BB56E9">
        <w:t>Insurance</w:t>
      </w:r>
      <w:bookmarkEnd w:id="62"/>
    </w:p>
    <w:p w14:paraId="27967F39" w14:textId="32247A5A" w:rsidR="00C20F72" w:rsidRPr="00BB56E9" w:rsidRDefault="00C20F72"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The BBC has in place a Television Production Insurance Scheme (“BBC Scheme”) which is made available to BBC commissioned independent producers in respect of BBC commissioned television productions.  The BBC Scheme will be made available to the </w:t>
      </w:r>
      <w:r w:rsidRPr="00BB56E9">
        <w:rPr>
          <w:rStyle w:val="bumpedfont15"/>
          <w:rFonts w:ascii="BBC Reith Sans" w:hAnsi="BBC Reith Sans" w:cs="BBC Reith Sans"/>
          <w:sz w:val="22"/>
          <w:szCs w:val="22"/>
        </w:rPr>
        <w:lastRenderedPageBreak/>
        <w:t xml:space="preserve">successful producer for the programmes at a cost of 0.5% of the ‘insurable amount’ of a production's costs (defined as the total budget minus production fee, overheads, royalties, insurance premium and contingency).     </w:t>
      </w:r>
    </w:p>
    <w:p w14:paraId="539B6C32" w14:textId="36C8ECF9" w:rsidR="00C20F72" w:rsidRPr="00BB56E9" w:rsidRDefault="00C20F72"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By joining the BBC Scheme, the successful producer will ensure compliance with the BBC insurance requirements (other than Errors &amp; Omissions which will need to be purchased separately to the BBC Scheme). The </w:t>
      </w:r>
      <w:r w:rsidR="00711B3E" w:rsidRPr="00BB56E9">
        <w:rPr>
          <w:rStyle w:val="bumpedfont15"/>
          <w:rFonts w:ascii="BBC Reith Sans" w:hAnsi="BBC Reith Sans" w:cs="BBC Reith Sans"/>
          <w:sz w:val="22"/>
          <w:szCs w:val="22"/>
        </w:rPr>
        <w:t>successful producer</w:t>
      </w:r>
      <w:r w:rsidRPr="00BB56E9">
        <w:rPr>
          <w:rStyle w:val="bumpedfont15"/>
          <w:rFonts w:ascii="BBC Reith Sans" w:hAnsi="BBC Reith Sans" w:cs="BBC Reith Sans"/>
          <w:sz w:val="22"/>
          <w:szCs w:val="22"/>
        </w:rPr>
        <w:t xml:space="preserve"> will need to provide evidence of the BBC Scheme cover, Errors and Omissions insurance that they have put in place.</w:t>
      </w:r>
    </w:p>
    <w:p w14:paraId="0C92A6BD" w14:textId="047596A2" w:rsidR="00C20F72" w:rsidRPr="00BB56E9" w:rsidRDefault="00C20F72" w:rsidP="00304F09">
      <w:pPr>
        <w:pStyle w:val="NormalWeb"/>
        <w:spacing w:before="240" w:beforeAutospacing="0" w:after="0" w:afterAutospacing="0"/>
        <w:ind w:left="425"/>
        <w:jc w:val="both"/>
        <w:rPr>
          <w:rStyle w:val="bumpedfont15"/>
          <w:rFonts w:ascii="BBC Reith Sans" w:hAnsi="BBC Reith Sans" w:cs="BBC Reith Sans"/>
          <w:sz w:val="22"/>
          <w:szCs w:val="22"/>
        </w:rPr>
      </w:pPr>
      <w:r w:rsidRPr="00BB56E9">
        <w:rPr>
          <w:rStyle w:val="bumpedfont15"/>
          <w:rFonts w:ascii="BBC Reith Sans" w:hAnsi="BBC Reith Sans" w:cs="BBC Reith Sans"/>
          <w:sz w:val="22"/>
          <w:szCs w:val="22"/>
        </w:rPr>
        <w:t xml:space="preserve">If the </w:t>
      </w:r>
      <w:r w:rsidR="005D34FE" w:rsidRPr="00BB56E9">
        <w:rPr>
          <w:rStyle w:val="bumpedfont15"/>
          <w:rFonts w:ascii="BBC Reith Sans" w:hAnsi="BBC Reith Sans" w:cs="BBC Reith Sans"/>
          <w:sz w:val="22"/>
          <w:szCs w:val="22"/>
        </w:rPr>
        <w:t xml:space="preserve">successful producer </w:t>
      </w:r>
      <w:r w:rsidRPr="00BB56E9">
        <w:rPr>
          <w:rStyle w:val="bumpedfont15"/>
          <w:rFonts w:ascii="BBC Reith Sans" w:hAnsi="BBC Reith Sans" w:cs="BBC Reith Sans"/>
          <w:sz w:val="22"/>
          <w:szCs w:val="22"/>
        </w:rPr>
        <w:t xml:space="preserve">elects not to join the BBC Scheme, they will need to show evidence of comparable coverage including, without limitation, the following types of insurance prior to commencement of any filming and ensure that the BBC is named on the following policies to the extent required to protect the BBC’s interests in respect of the programmes: </w:t>
      </w:r>
    </w:p>
    <w:p w14:paraId="71135BB3" w14:textId="17602E3A" w:rsidR="00C20F72" w:rsidRPr="00BB56E9" w:rsidRDefault="00C20F72" w:rsidP="00304F09">
      <w:pPr>
        <w:pStyle w:val="NormalWeb"/>
        <w:numPr>
          <w:ilvl w:val="0"/>
          <w:numId w:val="74"/>
        </w:numPr>
        <w:spacing w:before="60" w:beforeAutospacing="0" w:after="0" w:afterAutospacing="0"/>
        <w:ind w:left="1139" w:hanging="357"/>
        <w:jc w:val="both"/>
        <w:rPr>
          <w:rStyle w:val="bumpedfont15"/>
          <w:rFonts w:ascii="BBC Reith Sans" w:hAnsi="BBC Reith Sans" w:cs="BBC Reith Sans"/>
          <w:sz w:val="22"/>
          <w:szCs w:val="22"/>
        </w:rPr>
      </w:pPr>
      <w:r w:rsidRPr="00BB56E9">
        <w:rPr>
          <w:rStyle w:val="bumpedfont15"/>
          <w:rFonts w:ascii="BBC Reith Sans" w:hAnsi="BBC Reith Sans" w:cs="BBC Reith Sans"/>
          <w:b/>
          <w:bCs/>
          <w:sz w:val="22"/>
          <w:szCs w:val="22"/>
        </w:rPr>
        <w:t xml:space="preserve">Production Insurance </w:t>
      </w:r>
      <w:r w:rsidRPr="00BB56E9">
        <w:rPr>
          <w:rStyle w:val="bumpedfont15"/>
          <w:rFonts w:ascii="BBC Reith Sans" w:hAnsi="BBC Reith Sans" w:cs="BBC Reith Sans"/>
          <w:sz w:val="22"/>
          <w:szCs w:val="22"/>
        </w:rPr>
        <w:t>- including but not limited to cast, extra expense, negative and videotape/media loss, props sets and wardrobe, contract works (where applicable), miscellaneous technical equipment (including mobile plant and machinery), and Terrorism.</w:t>
      </w:r>
    </w:p>
    <w:p w14:paraId="0EB1E754" w14:textId="6B36DA79" w:rsidR="00C20F72" w:rsidRPr="00BB56E9" w:rsidRDefault="00C20F72" w:rsidP="00304F09">
      <w:pPr>
        <w:pStyle w:val="NormalWeb"/>
        <w:numPr>
          <w:ilvl w:val="0"/>
          <w:numId w:val="74"/>
        </w:numPr>
        <w:spacing w:before="60" w:beforeAutospacing="0" w:after="0" w:afterAutospacing="0"/>
        <w:ind w:left="1139" w:hanging="357"/>
        <w:jc w:val="both"/>
        <w:rPr>
          <w:rStyle w:val="bumpedfont15"/>
          <w:rFonts w:ascii="BBC Reith Sans" w:hAnsi="BBC Reith Sans" w:cs="BBC Reith Sans"/>
          <w:sz w:val="22"/>
          <w:szCs w:val="22"/>
        </w:rPr>
      </w:pPr>
      <w:r w:rsidRPr="00BB56E9">
        <w:rPr>
          <w:rStyle w:val="bumpedfont15"/>
          <w:rFonts w:ascii="BBC Reith Sans" w:hAnsi="BBC Reith Sans" w:cs="BBC Reith Sans"/>
          <w:b/>
          <w:bCs/>
          <w:sz w:val="22"/>
          <w:szCs w:val="22"/>
        </w:rPr>
        <w:t>Employers Liability</w:t>
      </w:r>
      <w:r w:rsidRPr="00BB56E9">
        <w:rPr>
          <w:rStyle w:val="bumpedfont15"/>
          <w:rFonts w:ascii="BBC Reith Sans" w:hAnsi="BBC Reith Sans" w:cs="BBC Reith Sans"/>
          <w:sz w:val="22"/>
          <w:szCs w:val="22"/>
        </w:rPr>
        <w:t xml:space="preserve"> with a limit of liability of at least £</w:t>
      </w:r>
      <w:r w:rsidR="00673F2B" w:rsidRPr="00BB56E9">
        <w:rPr>
          <w:rStyle w:val="bumpedfont15"/>
          <w:rFonts w:ascii="BBC Reith Sans" w:hAnsi="BBC Reith Sans" w:cs="BBC Reith Sans"/>
          <w:sz w:val="22"/>
          <w:szCs w:val="22"/>
        </w:rPr>
        <w:t>5</w:t>
      </w:r>
      <w:r w:rsidRPr="00BB56E9">
        <w:rPr>
          <w:rStyle w:val="bumpedfont15"/>
          <w:rFonts w:ascii="BBC Reith Sans" w:hAnsi="BBC Reith Sans" w:cs="BBC Reith Sans"/>
          <w:sz w:val="22"/>
          <w:szCs w:val="22"/>
        </w:rPr>
        <w:t>m per occurrence.</w:t>
      </w:r>
    </w:p>
    <w:p w14:paraId="5A043A63" w14:textId="4D61BDF5" w:rsidR="00C20F72" w:rsidRPr="00BB56E9" w:rsidRDefault="00C20F72" w:rsidP="00304F09">
      <w:pPr>
        <w:pStyle w:val="NormalWeb"/>
        <w:numPr>
          <w:ilvl w:val="0"/>
          <w:numId w:val="74"/>
        </w:numPr>
        <w:spacing w:before="60" w:beforeAutospacing="0" w:after="0" w:afterAutospacing="0"/>
        <w:ind w:left="1139" w:hanging="357"/>
        <w:jc w:val="both"/>
        <w:rPr>
          <w:rStyle w:val="bumpedfont15"/>
          <w:rFonts w:ascii="BBC Reith Sans" w:hAnsi="BBC Reith Sans" w:cs="BBC Reith Sans"/>
          <w:sz w:val="22"/>
          <w:szCs w:val="22"/>
        </w:rPr>
      </w:pPr>
      <w:r w:rsidRPr="00BB56E9">
        <w:rPr>
          <w:rStyle w:val="bumpedfont15"/>
          <w:rFonts w:ascii="BBC Reith Sans" w:hAnsi="BBC Reith Sans" w:cs="BBC Reith Sans"/>
          <w:b/>
          <w:bCs/>
          <w:sz w:val="22"/>
          <w:szCs w:val="22"/>
        </w:rPr>
        <w:t>Public Liability</w:t>
      </w:r>
      <w:r w:rsidRPr="00BB56E9">
        <w:rPr>
          <w:rStyle w:val="bumpedfont15"/>
          <w:rFonts w:ascii="BBC Reith Sans" w:hAnsi="BBC Reith Sans" w:cs="BBC Reith Sans"/>
          <w:sz w:val="22"/>
          <w:szCs w:val="22"/>
        </w:rPr>
        <w:t xml:space="preserve"> with a limit of liability of at least £</w:t>
      </w:r>
      <w:r w:rsidR="00673F2B" w:rsidRPr="00BB56E9">
        <w:rPr>
          <w:rStyle w:val="bumpedfont15"/>
          <w:rFonts w:ascii="BBC Reith Sans" w:hAnsi="BBC Reith Sans" w:cs="BBC Reith Sans"/>
          <w:sz w:val="22"/>
          <w:szCs w:val="22"/>
        </w:rPr>
        <w:t>5</w:t>
      </w:r>
      <w:r w:rsidRPr="00BB56E9">
        <w:rPr>
          <w:rStyle w:val="bumpedfont15"/>
          <w:rFonts w:ascii="BBC Reith Sans" w:hAnsi="BBC Reith Sans" w:cs="BBC Reith Sans"/>
          <w:sz w:val="22"/>
          <w:szCs w:val="22"/>
        </w:rPr>
        <w:t>m per occurrence.</w:t>
      </w:r>
    </w:p>
    <w:p w14:paraId="6F40BCA2" w14:textId="56E109A4" w:rsidR="00C20F72" w:rsidRPr="00BB56E9" w:rsidRDefault="00C20F72" w:rsidP="00304F09">
      <w:pPr>
        <w:pStyle w:val="NormalWeb"/>
        <w:numPr>
          <w:ilvl w:val="0"/>
          <w:numId w:val="74"/>
        </w:numPr>
        <w:spacing w:before="60" w:beforeAutospacing="0" w:after="0" w:afterAutospacing="0"/>
        <w:ind w:left="1139" w:hanging="357"/>
        <w:jc w:val="both"/>
        <w:rPr>
          <w:rStyle w:val="bumpedfont15"/>
          <w:rFonts w:ascii="BBC Reith Sans" w:hAnsi="BBC Reith Sans" w:cs="BBC Reith Sans"/>
          <w:sz w:val="22"/>
          <w:szCs w:val="22"/>
        </w:rPr>
      </w:pPr>
      <w:r w:rsidRPr="00BB56E9">
        <w:rPr>
          <w:rStyle w:val="bumpedfont15"/>
          <w:rFonts w:ascii="BBC Reith Sans" w:hAnsi="BBC Reith Sans" w:cs="BBC Reith Sans"/>
          <w:b/>
          <w:bCs/>
          <w:sz w:val="22"/>
          <w:szCs w:val="22"/>
        </w:rPr>
        <w:t>Products Liability</w:t>
      </w:r>
      <w:r w:rsidRPr="00BB56E9">
        <w:rPr>
          <w:rStyle w:val="bumpedfont15"/>
          <w:rFonts w:ascii="BBC Reith Sans" w:hAnsi="BBC Reith Sans" w:cs="BBC Reith Sans"/>
          <w:sz w:val="22"/>
          <w:szCs w:val="22"/>
        </w:rPr>
        <w:t xml:space="preserve"> (if applicable) with a limit of liability of at least £3m per occurrence and in the annual aggregate.  </w:t>
      </w:r>
    </w:p>
    <w:p w14:paraId="2191766F" w14:textId="4CBF629F" w:rsidR="00C20F72" w:rsidRPr="00BB56E9" w:rsidRDefault="00C20F72" w:rsidP="00304F09">
      <w:pPr>
        <w:pStyle w:val="NormalWeb"/>
        <w:numPr>
          <w:ilvl w:val="0"/>
          <w:numId w:val="74"/>
        </w:numPr>
        <w:spacing w:before="60" w:beforeAutospacing="0" w:after="0" w:afterAutospacing="0"/>
        <w:ind w:left="1139" w:hanging="357"/>
        <w:jc w:val="both"/>
        <w:rPr>
          <w:rStyle w:val="bumpedfont15"/>
          <w:rFonts w:ascii="BBC Reith Sans" w:hAnsi="BBC Reith Sans" w:cs="BBC Reith Sans"/>
          <w:sz w:val="22"/>
          <w:szCs w:val="22"/>
        </w:rPr>
      </w:pPr>
      <w:r w:rsidRPr="00BB56E9">
        <w:rPr>
          <w:rStyle w:val="bumpedfont15"/>
          <w:rFonts w:ascii="BBC Reith Sans" w:hAnsi="BBC Reith Sans" w:cs="BBC Reith Sans"/>
          <w:b/>
          <w:bCs/>
          <w:sz w:val="22"/>
          <w:szCs w:val="22"/>
        </w:rPr>
        <w:t>Film Union/Unit Travel Insurance</w:t>
      </w:r>
      <w:r w:rsidRPr="00BB56E9">
        <w:rPr>
          <w:rStyle w:val="bumpedfont15"/>
          <w:rFonts w:ascii="BBC Reith Sans" w:hAnsi="BBC Reith Sans" w:cs="BBC Reith Sans"/>
          <w:sz w:val="22"/>
          <w:szCs w:val="22"/>
        </w:rPr>
        <w:t xml:space="preserve"> (if applicable).</w:t>
      </w:r>
    </w:p>
    <w:p w14:paraId="132BD742" w14:textId="590F0959" w:rsidR="00AE4ECD" w:rsidRDefault="00C20F72" w:rsidP="00304F09">
      <w:pPr>
        <w:pStyle w:val="NormalWeb"/>
        <w:numPr>
          <w:ilvl w:val="0"/>
          <w:numId w:val="74"/>
        </w:numPr>
        <w:spacing w:before="60" w:beforeAutospacing="0" w:after="0" w:afterAutospacing="0"/>
        <w:ind w:left="1139" w:hanging="357"/>
        <w:jc w:val="both"/>
        <w:rPr>
          <w:rStyle w:val="bumpedfont15"/>
          <w:rFonts w:ascii="BBC Reith Sans" w:hAnsi="BBC Reith Sans" w:cs="BBC Reith Sans"/>
          <w:sz w:val="22"/>
          <w:szCs w:val="22"/>
        </w:rPr>
      </w:pPr>
      <w:r w:rsidRPr="00BB56E9">
        <w:rPr>
          <w:rStyle w:val="bumpedfont15"/>
          <w:rFonts w:ascii="BBC Reith Sans" w:hAnsi="BBC Reith Sans" w:cs="BBC Reith Sans"/>
          <w:b/>
          <w:bCs/>
          <w:sz w:val="22"/>
          <w:szCs w:val="22"/>
        </w:rPr>
        <w:t>Errors &amp; Omissions Insurance</w:t>
      </w:r>
      <w:r w:rsidRPr="00BB56E9">
        <w:rPr>
          <w:rStyle w:val="bumpedfont15"/>
          <w:rFonts w:ascii="BBC Reith Sans" w:hAnsi="BBC Reith Sans" w:cs="BBC Reith Sans"/>
          <w:sz w:val="22"/>
          <w:szCs w:val="22"/>
        </w:rPr>
        <w:t xml:space="preserve"> - the </w:t>
      </w:r>
      <w:r w:rsidR="005D34FE" w:rsidRPr="00BB56E9">
        <w:rPr>
          <w:rStyle w:val="bumpedfont15"/>
          <w:rFonts w:ascii="BBC Reith Sans" w:hAnsi="BBC Reith Sans" w:cs="BBC Reith Sans"/>
          <w:sz w:val="22"/>
          <w:szCs w:val="22"/>
        </w:rPr>
        <w:t>s</w:t>
      </w:r>
      <w:r w:rsidRPr="00BB56E9">
        <w:rPr>
          <w:rStyle w:val="bumpedfont15"/>
          <w:rFonts w:ascii="BBC Reith Sans" w:hAnsi="BBC Reith Sans" w:cs="BBC Reith Sans"/>
          <w:sz w:val="22"/>
          <w:szCs w:val="22"/>
        </w:rPr>
        <w:t xml:space="preserve">uccessful </w:t>
      </w:r>
      <w:r w:rsidR="005D34FE" w:rsidRPr="00BB56E9">
        <w:rPr>
          <w:rStyle w:val="bumpedfont15"/>
          <w:rFonts w:ascii="BBC Reith Sans" w:hAnsi="BBC Reith Sans" w:cs="BBC Reith Sans"/>
          <w:sz w:val="22"/>
          <w:szCs w:val="22"/>
        </w:rPr>
        <w:t>producer</w:t>
      </w:r>
      <w:r w:rsidRPr="00BB56E9">
        <w:rPr>
          <w:rStyle w:val="bumpedfont15"/>
          <w:rFonts w:ascii="BBC Reith Sans" w:hAnsi="BBC Reith Sans" w:cs="BBC Reith Sans"/>
          <w:sz w:val="22"/>
          <w:szCs w:val="22"/>
        </w:rPr>
        <w:t xml:space="preserve"> will need to hold at least £1m per occurrence and £3m in the aggregate of Errors &amp; Omissions insurance (including, without limitation, cover in respect of defamation, confidentiality and Intellectual Property/Privacy rights infringement risks).</w:t>
      </w:r>
    </w:p>
    <w:p w14:paraId="10FECC85" w14:textId="77777777" w:rsidR="00F56DAB" w:rsidRPr="00BB56E9" w:rsidRDefault="00F56DAB" w:rsidP="00F56DAB">
      <w:pPr>
        <w:pStyle w:val="NormalWeb"/>
        <w:spacing w:before="60" w:beforeAutospacing="0" w:after="0" w:afterAutospacing="0"/>
        <w:ind w:left="1139"/>
        <w:jc w:val="both"/>
        <w:rPr>
          <w:rStyle w:val="bumpedfont15"/>
          <w:rFonts w:ascii="BBC Reith Sans" w:hAnsi="BBC Reith Sans" w:cs="BBC Reith Sans"/>
          <w:sz w:val="22"/>
          <w:szCs w:val="22"/>
        </w:rPr>
      </w:pPr>
    </w:p>
    <w:p w14:paraId="27EB0748" w14:textId="3CDC6E11" w:rsidR="005E1058" w:rsidRPr="00AD7296" w:rsidRDefault="00B04C24" w:rsidP="00F56DAB">
      <w:pPr>
        <w:pStyle w:val="Heading2"/>
        <w:numPr>
          <w:ilvl w:val="0"/>
          <w:numId w:val="0"/>
        </w:numPr>
        <w:ind w:left="360"/>
        <w:rPr>
          <w:sz w:val="36"/>
          <w:szCs w:val="40"/>
        </w:rPr>
      </w:pPr>
      <w:bookmarkStart w:id="63" w:name="_Toc175153521"/>
      <w:r w:rsidRPr="00AD7296">
        <w:rPr>
          <w:sz w:val="36"/>
          <w:szCs w:val="40"/>
        </w:rPr>
        <w:t xml:space="preserve">SECTION </w:t>
      </w:r>
      <w:r w:rsidR="003F083A" w:rsidRPr="00AD7296">
        <w:rPr>
          <w:sz w:val="36"/>
          <w:szCs w:val="40"/>
        </w:rPr>
        <w:t>D</w:t>
      </w:r>
      <w:r w:rsidR="001F0798" w:rsidRPr="00AD7296">
        <w:rPr>
          <w:sz w:val="36"/>
          <w:szCs w:val="40"/>
        </w:rPr>
        <w:t>:</w:t>
      </w:r>
      <w:r w:rsidR="001F0798" w:rsidRPr="00AD7296">
        <w:rPr>
          <w:sz w:val="36"/>
          <w:szCs w:val="40"/>
        </w:rPr>
        <w:tab/>
      </w:r>
      <w:r w:rsidR="00C95CEB" w:rsidRPr="00AD7296">
        <w:rPr>
          <w:sz w:val="36"/>
          <w:szCs w:val="40"/>
        </w:rPr>
        <w:t xml:space="preserve">ITP </w:t>
      </w:r>
      <w:r w:rsidRPr="00AD7296">
        <w:rPr>
          <w:sz w:val="36"/>
          <w:szCs w:val="40"/>
        </w:rPr>
        <w:t>TERMS</w:t>
      </w:r>
      <w:bookmarkEnd w:id="63"/>
    </w:p>
    <w:p w14:paraId="5D8E90B4" w14:textId="77777777" w:rsidR="00EE08DB" w:rsidRPr="00BB56E9" w:rsidRDefault="00EE08DB" w:rsidP="00304F09">
      <w:pPr>
        <w:pStyle w:val="ListParagraph"/>
        <w:numPr>
          <w:ilvl w:val="0"/>
          <w:numId w:val="75"/>
        </w:numPr>
        <w:spacing w:before="240"/>
        <w:contextualSpacing w:val="0"/>
        <w:jc w:val="both"/>
        <w:rPr>
          <w:rFonts w:ascii="BBC Reith Sans" w:hAnsi="BBC Reith Sans" w:cs="BBC Reith Sans"/>
          <w:color w:val="000000" w:themeColor="text1"/>
          <w:sz w:val="22"/>
          <w:szCs w:val="22"/>
        </w:rPr>
      </w:pPr>
      <w:bookmarkStart w:id="64" w:name="_Toc175153522"/>
      <w:r w:rsidRPr="00BB56E9">
        <w:rPr>
          <w:rStyle w:val="Heading2Char"/>
          <w:rFonts w:cs="BBC Reith Sans"/>
          <w:color w:val="002060"/>
          <w:sz w:val="22"/>
          <w:szCs w:val="22"/>
          <w:u w:val="none"/>
        </w:rPr>
        <w:t xml:space="preserve">Rights </w:t>
      </w:r>
      <w:proofErr w:type="gramStart"/>
      <w:r w:rsidRPr="00BB56E9">
        <w:rPr>
          <w:rStyle w:val="Heading2Char"/>
          <w:rFonts w:cs="BBC Reith Sans"/>
          <w:color w:val="002060"/>
          <w:sz w:val="22"/>
          <w:szCs w:val="22"/>
          <w:u w:val="none"/>
        </w:rPr>
        <w:t>assignment</w:t>
      </w:r>
      <w:bookmarkEnd w:id="64"/>
      <w:r w:rsidRPr="00BB56E9">
        <w:rPr>
          <w:rStyle w:val="Heading2Char"/>
          <w:rFonts w:cs="BBC Reith Sans"/>
          <w:color w:val="002060"/>
          <w:sz w:val="22"/>
          <w:szCs w:val="22"/>
          <w:u w:val="none"/>
        </w:rPr>
        <w:t xml:space="preserve"> </w:t>
      </w:r>
      <w:r w:rsidRPr="00BB56E9">
        <w:rPr>
          <w:rFonts w:ascii="BBC Reith Sans" w:hAnsi="BBC Reith Sans" w:cs="BBC Reith Sans"/>
          <w:b/>
          <w:bCs/>
          <w:i/>
          <w:iCs/>
          <w:color w:val="002060"/>
          <w:sz w:val="22"/>
          <w:szCs w:val="22"/>
        </w:rPr>
        <w:t xml:space="preserve"> </w:t>
      </w:r>
      <w:r w:rsidRPr="00BB56E9">
        <w:rPr>
          <w:rFonts w:ascii="BBC Reith Sans" w:hAnsi="BBC Reith Sans" w:cs="BBC Reith Sans"/>
          <w:i/>
          <w:iCs/>
          <w:color w:val="000000" w:themeColor="text1"/>
          <w:sz w:val="22"/>
          <w:szCs w:val="22"/>
        </w:rPr>
        <w:t>–</w:t>
      </w:r>
      <w:proofErr w:type="gramEnd"/>
      <w:r w:rsidRPr="00BB56E9">
        <w:rPr>
          <w:rFonts w:ascii="BBC Reith Sans" w:hAnsi="BBC Reith Sans" w:cs="BBC Reith Sans"/>
          <w:i/>
          <w:iCs/>
          <w:color w:val="000000" w:themeColor="text1"/>
          <w:sz w:val="22"/>
          <w:szCs w:val="22"/>
        </w:rPr>
        <w:t xml:space="preserve"> </w:t>
      </w:r>
      <w:r w:rsidRPr="00BB56E9">
        <w:rPr>
          <w:rFonts w:ascii="BBC Reith Sans" w:hAnsi="BBC Reith Sans" w:cs="BBC Reith Sans"/>
          <w:color w:val="000000" w:themeColor="text1"/>
          <w:sz w:val="22"/>
          <w:szCs w:val="22"/>
        </w:rPr>
        <w:t>The</w:t>
      </w:r>
      <w:r w:rsidRPr="00BB56E9">
        <w:rPr>
          <w:rFonts w:ascii="BBC Reith Sans" w:hAnsi="BBC Reith Sans" w:cs="BBC Reith Sans"/>
          <w:b/>
          <w:bCs/>
          <w:color w:val="000000" w:themeColor="text1"/>
          <w:sz w:val="22"/>
          <w:szCs w:val="22"/>
        </w:rPr>
        <w:t xml:space="preserve"> </w:t>
      </w:r>
      <w:r w:rsidRPr="00BB56E9">
        <w:rPr>
          <w:rFonts w:ascii="BBC Reith Sans" w:hAnsi="BBC Reith Sans" w:cs="BBC Reith Sans"/>
          <w:color w:val="000000" w:themeColor="text1"/>
          <w:sz w:val="22"/>
          <w:szCs w:val="22"/>
        </w:rPr>
        <w:t>successful</w:t>
      </w:r>
      <w:r w:rsidRPr="00BB56E9">
        <w:rPr>
          <w:rFonts w:ascii="BBC Reith Sans" w:hAnsi="BBC Reith Sans" w:cs="BBC Reith Sans"/>
          <w:b/>
          <w:bCs/>
          <w:color w:val="000000" w:themeColor="text1"/>
          <w:sz w:val="22"/>
          <w:szCs w:val="22"/>
        </w:rPr>
        <w:t xml:space="preserve"> </w:t>
      </w:r>
      <w:r w:rsidRPr="00BB56E9">
        <w:rPr>
          <w:rFonts w:ascii="BBC Reith Sans" w:hAnsi="BBC Reith Sans" w:cs="BBC Reith Sans"/>
          <w:color w:val="000000" w:themeColor="text1"/>
          <w:sz w:val="22"/>
          <w:szCs w:val="22"/>
        </w:rPr>
        <w:t xml:space="preserve">producer will be required to assign their ideas for the programmes/format to the BBC. </w:t>
      </w:r>
    </w:p>
    <w:p w14:paraId="6B933742" w14:textId="6F775E09" w:rsidR="008D337E" w:rsidRPr="00BB56E9" w:rsidRDefault="008D337E" w:rsidP="00304F09">
      <w:pPr>
        <w:pStyle w:val="ListParagraph"/>
        <w:numPr>
          <w:ilvl w:val="0"/>
          <w:numId w:val="75"/>
        </w:numPr>
        <w:spacing w:before="240"/>
        <w:contextualSpacing w:val="0"/>
        <w:jc w:val="both"/>
        <w:rPr>
          <w:rFonts w:ascii="BBC Reith Sans" w:hAnsi="BBC Reith Sans" w:cs="BBC Reith Sans"/>
          <w:sz w:val="22"/>
          <w:szCs w:val="22"/>
        </w:rPr>
      </w:pPr>
      <w:bookmarkStart w:id="65" w:name="_Toc175153523"/>
      <w:r w:rsidRPr="00BB56E9">
        <w:rPr>
          <w:rStyle w:val="Heading2Char"/>
          <w:rFonts w:cs="BBC Reith Sans"/>
          <w:color w:val="002060"/>
          <w:sz w:val="22"/>
          <w:szCs w:val="22"/>
          <w:u w:val="none"/>
        </w:rPr>
        <w:t>Costs</w:t>
      </w:r>
      <w:bookmarkEnd w:id="65"/>
      <w:r w:rsidRPr="00BB56E9">
        <w:rPr>
          <w:rFonts w:ascii="BBC Reith Sans" w:hAnsi="BBC Reith Sans" w:cs="BBC Reith Sans"/>
          <w:color w:val="002060"/>
          <w:sz w:val="22"/>
          <w:szCs w:val="22"/>
        </w:rPr>
        <w:t xml:space="preserve"> </w:t>
      </w:r>
      <w:r w:rsidR="00157F1F" w:rsidRPr="00BB56E9">
        <w:rPr>
          <w:rFonts w:ascii="BBC Reith Sans" w:hAnsi="BBC Reith Sans" w:cs="BBC Reith Sans"/>
          <w:sz w:val="22"/>
          <w:szCs w:val="22"/>
        </w:rPr>
        <w:t>–</w:t>
      </w:r>
      <w:r w:rsidR="00FB63F1" w:rsidRPr="00BB56E9">
        <w:rPr>
          <w:rFonts w:ascii="BBC Reith Sans" w:hAnsi="BBC Reith Sans" w:cs="BBC Reith Sans"/>
          <w:sz w:val="22"/>
          <w:szCs w:val="22"/>
        </w:rPr>
        <w:t xml:space="preserve"> </w:t>
      </w:r>
      <w:r w:rsidR="00510876" w:rsidRPr="00BB56E9">
        <w:rPr>
          <w:rFonts w:ascii="BBC Reith Sans" w:hAnsi="BBC Reith Sans" w:cs="BBC Reith Sans"/>
          <w:sz w:val="22"/>
          <w:szCs w:val="22"/>
        </w:rPr>
        <w:t>Notwithstanding</w:t>
      </w:r>
      <w:r w:rsidR="00ED4BB7" w:rsidRPr="00BB56E9">
        <w:rPr>
          <w:rFonts w:ascii="BBC Reith Sans" w:hAnsi="BBC Reith Sans" w:cs="BBC Reith Sans"/>
          <w:sz w:val="22"/>
          <w:szCs w:val="22"/>
        </w:rPr>
        <w:t xml:space="preserve"> the invitation to eligible bidders to participate in paid development, all</w:t>
      </w:r>
      <w:r w:rsidR="00515A1F" w:rsidRPr="00BB56E9">
        <w:rPr>
          <w:rFonts w:ascii="BBC Reith Sans" w:hAnsi="BBC Reith Sans" w:cs="BBC Reith Sans"/>
          <w:sz w:val="22"/>
          <w:szCs w:val="22"/>
        </w:rPr>
        <w:t xml:space="preserve"> </w:t>
      </w:r>
      <w:r w:rsidR="00ED4BB7" w:rsidRPr="00BB56E9">
        <w:rPr>
          <w:rFonts w:ascii="BBC Reith Sans" w:hAnsi="BBC Reith Sans" w:cs="BBC Reith Sans"/>
          <w:sz w:val="22"/>
          <w:szCs w:val="22"/>
        </w:rPr>
        <w:t xml:space="preserve">other </w:t>
      </w:r>
      <w:r w:rsidRPr="00BB56E9">
        <w:rPr>
          <w:rFonts w:ascii="BBC Reith Sans" w:hAnsi="BBC Reith Sans" w:cs="BBC Reith Sans"/>
          <w:sz w:val="22"/>
          <w:szCs w:val="22"/>
        </w:rPr>
        <w:t>costs incurred directly or indirectly in responding to this brief will be borne solely by the producer</w:t>
      </w:r>
      <w:r w:rsidR="008E6060" w:rsidRPr="00BB56E9">
        <w:rPr>
          <w:rFonts w:ascii="BBC Reith Sans" w:hAnsi="BBC Reith Sans" w:cs="BBC Reith Sans"/>
          <w:sz w:val="22"/>
          <w:szCs w:val="22"/>
        </w:rPr>
        <w:t>s</w:t>
      </w:r>
      <w:r w:rsidRPr="00BB56E9">
        <w:rPr>
          <w:rFonts w:ascii="BBC Reith Sans" w:hAnsi="BBC Reith Sans" w:cs="BBC Reith Sans"/>
          <w:sz w:val="22"/>
          <w:szCs w:val="22"/>
        </w:rPr>
        <w:t xml:space="preserve">.   </w:t>
      </w:r>
    </w:p>
    <w:p w14:paraId="495DE8E5" w14:textId="457DB666" w:rsidR="006F24D0" w:rsidRPr="00BB56E9" w:rsidRDefault="008D337E" w:rsidP="00304F09">
      <w:pPr>
        <w:pStyle w:val="ListParagraph"/>
        <w:numPr>
          <w:ilvl w:val="0"/>
          <w:numId w:val="75"/>
        </w:numPr>
        <w:spacing w:before="240"/>
        <w:contextualSpacing w:val="0"/>
        <w:jc w:val="both"/>
        <w:rPr>
          <w:rFonts w:ascii="BBC Reith Sans" w:hAnsi="BBC Reith Sans" w:cs="BBC Reith Sans"/>
          <w:sz w:val="22"/>
          <w:szCs w:val="22"/>
          <w:lang w:val="en"/>
        </w:rPr>
      </w:pPr>
      <w:bookmarkStart w:id="66" w:name="_Toc175153524"/>
      <w:r w:rsidRPr="00BB56E9">
        <w:rPr>
          <w:rStyle w:val="Heading2Char"/>
          <w:rFonts w:cs="BBC Reith Sans"/>
          <w:bCs/>
          <w:color w:val="002060"/>
          <w:sz w:val="22"/>
          <w:szCs w:val="22"/>
          <w:u w:val="none"/>
        </w:rPr>
        <w:t>Confidentiality</w:t>
      </w:r>
      <w:bookmarkEnd w:id="66"/>
      <w:r w:rsidRPr="00BB56E9">
        <w:rPr>
          <w:rFonts w:ascii="BBC Reith Sans" w:hAnsi="BBC Reith Sans" w:cs="BBC Reith Sans"/>
          <w:color w:val="002060"/>
          <w:sz w:val="22"/>
          <w:szCs w:val="22"/>
          <w:lang w:val="en"/>
        </w:rPr>
        <w:t xml:space="preserve"> </w:t>
      </w:r>
      <w:r w:rsidRPr="00BB56E9">
        <w:rPr>
          <w:rFonts w:ascii="BBC Reith Sans" w:hAnsi="BBC Reith Sans" w:cs="BBC Reith Sans"/>
          <w:sz w:val="22"/>
          <w:szCs w:val="22"/>
          <w:lang w:val="en"/>
        </w:rPr>
        <w:t>- Any information provided to the BBC by the producer in response to this brief will be treated as confidential, however, please note that the BBC</w:t>
      </w:r>
      <w:r w:rsidR="00503552" w:rsidRPr="00BB56E9">
        <w:rPr>
          <w:rFonts w:ascii="BBC Reith Sans" w:hAnsi="BBC Reith Sans" w:cs="BBC Reith Sans"/>
          <w:sz w:val="22"/>
          <w:szCs w:val="22"/>
          <w:lang w:val="en"/>
        </w:rPr>
        <w:t xml:space="preserve"> </w:t>
      </w:r>
      <w:r w:rsidRPr="00BB56E9">
        <w:rPr>
          <w:rFonts w:ascii="BBC Reith Sans" w:hAnsi="BBC Reith Sans" w:cs="BBC Reith Sans"/>
          <w:sz w:val="22"/>
          <w:szCs w:val="22"/>
          <w:lang w:val="en"/>
        </w:rPr>
        <w:t xml:space="preserve">may need to share information with </w:t>
      </w:r>
      <w:r w:rsidR="008E6060" w:rsidRPr="00BB56E9">
        <w:rPr>
          <w:rFonts w:ascii="BBC Reith Sans" w:hAnsi="BBC Reith Sans" w:cs="BBC Reith Sans"/>
          <w:sz w:val="22"/>
          <w:szCs w:val="22"/>
          <w:lang w:val="en"/>
        </w:rPr>
        <w:t xml:space="preserve">their </w:t>
      </w:r>
      <w:r w:rsidRPr="00BB56E9">
        <w:rPr>
          <w:rFonts w:ascii="BBC Reith Sans" w:hAnsi="BBC Reith Sans" w:cs="BBC Reith Sans"/>
          <w:sz w:val="22"/>
          <w:szCs w:val="22"/>
          <w:lang w:val="en"/>
        </w:rPr>
        <w:t>advisers to the decision-making process. Equally, any information provided by the BBC to the producer</w:t>
      </w:r>
      <w:r w:rsidR="008E6060" w:rsidRPr="00BB56E9">
        <w:rPr>
          <w:rFonts w:ascii="BBC Reith Sans" w:hAnsi="BBC Reith Sans" w:cs="BBC Reith Sans"/>
          <w:sz w:val="22"/>
          <w:szCs w:val="22"/>
          <w:lang w:val="en"/>
        </w:rPr>
        <w:t>s</w:t>
      </w:r>
      <w:r w:rsidRPr="00BB56E9">
        <w:rPr>
          <w:rFonts w:ascii="BBC Reith Sans" w:hAnsi="BBC Reith Sans" w:cs="BBC Reith Sans"/>
          <w:sz w:val="22"/>
          <w:szCs w:val="22"/>
          <w:lang w:val="en"/>
        </w:rPr>
        <w:t xml:space="preserve"> should be treated as confidential (except </w:t>
      </w:r>
      <w:proofErr w:type="gramStart"/>
      <w:r w:rsidRPr="00BB56E9">
        <w:rPr>
          <w:rFonts w:ascii="BBC Reith Sans" w:hAnsi="BBC Reith Sans" w:cs="BBC Reith Sans"/>
          <w:sz w:val="22"/>
          <w:szCs w:val="22"/>
          <w:lang w:val="en"/>
        </w:rPr>
        <w:t>where</w:t>
      </w:r>
      <w:proofErr w:type="gramEnd"/>
      <w:r w:rsidRPr="00BB56E9">
        <w:rPr>
          <w:rFonts w:ascii="BBC Reith Sans" w:hAnsi="BBC Reith Sans" w:cs="BBC Reith Sans"/>
          <w:sz w:val="22"/>
          <w:szCs w:val="22"/>
          <w:lang w:val="en"/>
        </w:rPr>
        <w:t xml:space="preserve"> indicated otherwise).  Information exchange is subject to the non-disclosure agreement (“NDA”) that producers have signed with the BBC as part of this process. </w:t>
      </w:r>
    </w:p>
    <w:p w14:paraId="07C9B553" w14:textId="0E4DE66B" w:rsidR="008D337E" w:rsidRPr="00BB56E9" w:rsidRDefault="006F24D0" w:rsidP="00304F09">
      <w:pPr>
        <w:spacing w:before="120"/>
        <w:ind w:left="425"/>
        <w:jc w:val="both"/>
        <w:rPr>
          <w:rFonts w:ascii="BBC Reith Sans" w:hAnsi="BBC Reith Sans" w:cs="BBC Reith Sans"/>
          <w:sz w:val="22"/>
          <w:szCs w:val="22"/>
          <w:lang w:val="en"/>
        </w:rPr>
      </w:pPr>
      <w:r w:rsidRPr="00BB56E9">
        <w:rPr>
          <w:rFonts w:ascii="BBC Reith Sans" w:hAnsi="BBC Reith Sans" w:cs="BBC Reith Sans"/>
          <w:sz w:val="22"/>
          <w:szCs w:val="22"/>
          <w:lang w:val="en"/>
        </w:rPr>
        <w:lastRenderedPageBreak/>
        <w:t>All requests for information should be submitted via the Bravo system</w:t>
      </w:r>
      <w:r w:rsidR="008E6060" w:rsidRPr="00BB56E9">
        <w:rPr>
          <w:rFonts w:ascii="BBC Reith Sans" w:hAnsi="BBC Reith Sans" w:cs="BBC Reith Sans"/>
          <w:sz w:val="22"/>
          <w:szCs w:val="22"/>
          <w:lang w:val="en"/>
        </w:rPr>
        <w:t xml:space="preserve">. </w:t>
      </w:r>
      <w:r w:rsidR="0052485B" w:rsidRPr="00BB56E9">
        <w:rPr>
          <w:rFonts w:ascii="BBC Reith Sans" w:hAnsi="BBC Reith Sans" w:cs="BBC Reith Sans"/>
          <w:sz w:val="22"/>
          <w:szCs w:val="22"/>
          <w:lang w:val="en"/>
        </w:rPr>
        <w:t xml:space="preserve"> The BBC reserve</w:t>
      </w:r>
      <w:r w:rsidR="004079BA" w:rsidRPr="00BB56E9">
        <w:rPr>
          <w:rFonts w:ascii="BBC Reith Sans" w:hAnsi="BBC Reith Sans" w:cs="BBC Reith Sans"/>
          <w:sz w:val="22"/>
          <w:szCs w:val="22"/>
          <w:lang w:val="en"/>
        </w:rPr>
        <w:t>s</w:t>
      </w:r>
      <w:r w:rsidR="0052485B" w:rsidRPr="00BB56E9">
        <w:rPr>
          <w:rFonts w:ascii="BBC Reith Sans" w:hAnsi="BBC Reith Sans" w:cs="BBC Reith Sans"/>
          <w:sz w:val="22"/>
          <w:szCs w:val="22"/>
          <w:lang w:val="en"/>
        </w:rPr>
        <w:t xml:space="preserve"> the right to exclude </w:t>
      </w:r>
      <w:r w:rsidR="00DF2FD5" w:rsidRPr="00BB56E9">
        <w:rPr>
          <w:rFonts w:ascii="BBC Reith Sans" w:hAnsi="BBC Reith Sans" w:cs="BBC Reith Sans"/>
          <w:sz w:val="22"/>
          <w:szCs w:val="22"/>
          <w:lang w:val="en"/>
        </w:rPr>
        <w:t xml:space="preserve">from the ITP process </w:t>
      </w:r>
      <w:r w:rsidR="0052485B" w:rsidRPr="00BB56E9">
        <w:rPr>
          <w:rFonts w:ascii="BBC Reith Sans" w:hAnsi="BBC Reith Sans" w:cs="BBC Reith Sans"/>
          <w:sz w:val="22"/>
          <w:szCs w:val="22"/>
          <w:lang w:val="en"/>
        </w:rPr>
        <w:t xml:space="preserve">any producer that is found to have breached this term.  </w:t>
      </w:r>
    </w:p>
    <w:p w14:paraId="56B85BA4" w14:textId="773D43A0" w:rsidR="00503552" w:rsidRPr="00BB56E9" w:rsidRDefault="008D337E" w:rsidP="00304F09">
      <w:pPr>
        <w:pStyle w:val="ListParagraph"/>
        <w:numPr>
          <w:ilvl w:val="0"/>
          <w:numId w:val="75"/>
        </w:numPr>
        <w:spacing w:before="240"/>
        <w:contextualSpacing w:val="0"/>
        <w:jc w:val="both"/>
        <w:rPr>
          <w:rFonts w:ascii="BBC Reith Sans" w:hAnsi="BBC Reith Sans" w:cs="BBC Reith Sans"/>
          <w:sz w:val="22"/>
          <w:szCs w:val="22"/>
        </w:rPr>
      </w:pPr>
      <w:bookmarkStart w:id="67" w:name="_Toc175153525"/>
      <w:proofErr w:type="gramStart"/>
      <w:r w:rsidRPr="00BB56E9">
        <w:rPr>
          <w:rStyle w:val="Heading2Char"/>
          <w:rFonts w:cs="BBC Reith Sans"/>
          <w:bCs/>
          <w:color w:val="002060"/>
          <w:sz w:val="22"/>
          <w:szCs w:val="22"/>
          <w:u w:val="none"/>
        </w:rPr>
        <w:t>Modification</w:t>
      </w:r>
      <w:bookmarkEnd w:id="67"/>
      <w:r w:rsidRPr="00BB56E9">
        <w:rPr>
          <w:rFonts w:ascii="BBC Reith Sans" w:hAnsi="BBC Reith Sans" w:cs="BBC Reith Sans"/>
          <w:color w:val="002060"/>
          <w:sz w:val="22"/>
          <w:szCs w:val="22"/>
        </w:rPr>
        <w:t xml:space="preserve"> </w:t>
      </w:r>
      <w:r w:rsidR="004D421A" w:rsidRPr="00BB56E9">
        <w:rPr>
          <w:rFonts w:ascii="BBC Reith Sans" w:hAnsi="BBC Reith Sans" w:cs="BBC Reith Sans"/>
          <w:color w:val="002060"/>
          <w:sz w:val="22"/>
          <w:szCs w:val="22"/>
        </w:rPr>
        <w:t xml:space="preserve"> </w:t>
      </w:r>
      <w:r w:rsidR="004D421A" w:rsidRPr="00BB56E9">
        <w:rPr>
          <w:rFonts w:ascii="BBC Reith Sans" w:hAnsi="BBC Reith Sans" w:cs="BBC Reith Sans"/>
          <w:sz w:val="22"/>
          <w:szCs w:val="22"/>
        </w:rPr>
        <w:t>–</w:t>
      </w:r>
      <w:proofErr w:type="gramEnd"/>
      <w:r w:rsidR="004D421A" w:rsidRPr="00BB56E9">
        <w:rPr>
          <w:rFonts w:ascii="BBC Reith Sans" w:hAnsi="BBC Reith Sans" w:cs="BBC Reith Sans"/>
          <w:sz w:val="22"/>
          <w:szCs w:val="22"/>
        </w:rPr>
        <w:t xml:space="preserve"> </w:t>
      </w:r>
      <w:r w:rsidRPr="00BB56E9">
        <w:rPr>
          <w:rFonts w:ascii="BBC Reith Sans" w:hAnsi="BBC Reith Sans" w:cs="BBC Reith Sans"/>
          <w:sz w:val="22"/>
          <w:szCs w:val="22"/>
        </w:rPr>
        <w:t>The BBC reserve the right to accept or to reject any proposal (or part of a proposal) and to cancel the ITP process and reject all proposals at any time prior to award, without incurring any liability to any of the affected parties.</w:t>
      </w:r>
      <w:r w:rsidR="00503552" w:rsidRPr="00BB56E9">
        <w:rPr>
          <w:rFonts w:ascii="BBC Reith Sans" w:hAnsi="BBC Reith Sans" w:cs="BBC Reith Sans"/>
          <w:sz w:val="22"/>
          <w:szCs w:val="22"/>
        </w:rPr>
        <w:t xml:space="preserve">  </w:t>
      </w:r>
    </w:p>
    <w:p w14:paraId="36AA38ED" w14:textId="028D2CC1" w:rsidR="00521D50" w:rsidRPr="00BB56E9" w:rsidRDefault="005E68DF" w:rsidP="00304F09">
      <w:pPr>
        <w:pStyle w:val="ListParagraph"/>
        <w:numPr>
          <w:ilvl w:val="0"/>
          <w:numId w:val="75"/>
        </w:numPr>
        <w:spacing w:before="240"/>
        <w:contextualSpacing w:val="0"/>
        <w:jc w:val="both"/>
        <w:rPr>
          <w:rFonts w:ascii="BBC Reith Sans" w:hAnsi="BBC Reith Sans" w:cs="BBC Reith Sans"/>
          <w:sz w:val="22"/>
          <w:szCs w:val="22"/>
        </w:rPr>
      </w:pPr>
      <w:bookmarkStart w:id="68" w:name="_Toc175153526"/>
      <w:r w:rsidRPr="00BB56E9">
        <w:rPr>
          <w:rStyle w:val="Heading2Char"/>
          <w:rFonts w:cs="BBC Reith Sans"/>
          <w:bCs/>
          <w:color w:val="002060"/>
          <w:sz w:val="22"/>
          <w:szCs w:val="22"/>
          <w:u w:val="none"/>
        </w:rPr>
        <w:t>Validity</w:t>
      </w:r>
      <w:bookmarkEnd w:id="68"/>
      <w:r w:rsidRPr="00BB56E9">
        <w:rPr>
          <w:rFonts w:ascii="BBC Reith Sans" w:hAnsi="BBC Reith Sans" w:cs="BBC Reith Sans"/>
          <w:color w:val="002060"/>
          <w:sz w:val="22"/>
          <w:szCs w:val="22"/>
        </w:rPr>
        <w:t xml:space="preserve"> </w:t>
      </w:r>
      <w:r w:rsidRPr="00BB56E9">
        <w:rPr>
          <w:rFonts w:ascii="BBC Reith Sans" w:hAnsi="BBC Reith Sans" w:cs="BBC Reith Sans"/>
          <w:sz w:val="22"/>
          <w:szCs w:val="22"/>
        </w:rPr>
        <w:t xml:space="preserve">– </w:t>
      </w:r>
      <w:r w:rsidR="00D52E25" w:rsidRPr="00BB56E9">
        <w:rPr>
          <w:rFonts w:ascii="BBC Reith Sans" w:hAnsi="BBC Reith Sans" w:cs="BBC Reith Sans"/>
          <w:sz w:val="22"/>
          <w:szCs w:val="22"/>
        </w:rPr>
        <w:t xml:space="preserve">proposals must remain open for acceptance for 180 days from the closing date of the ITP (180 days from the award).  The validity period should be confirmed by completing the Form of Tender.  Responses must be signed by a representative of the organisation who must also have corporate authority to sign any resultant </w:t>
      </w:r>
      <w:r w:rsidR="00FB60A5" w:rsidRPr="00BB56E9">
        <w:rPr>
          <w:rFonts w:ascii="BBC Reith Sans" w:hAnsi="BBC Reith Sans" w:cs="BBC Reith Sans"/>
          <w:sz w:val="22"/>
          <w:szCs w:val="22"/>
        </w:rPr>
        <w:t>contract</w:t>
      </w:r>
      <w:r w:rsidR="00D52E25" w:rsidRPr="00BB56E9">
        <w:rPr>
          <w:rFonts w:ascii="BBC Reith Sans" w:hAnsi="BBC Reith Sans" w:cs="BBC Reith Sans"/>
          <w:sz w:val="22"/>
          <w:szCs w:val="22"/>
        </w:rPr>
        <w:t>.</w:t>
      </w:r>
    </w:p>
    <w:p w14:paraId="421DDBC4" w14:textId="3F7B0BA3" w:rsidR="00521D50" w:rsidRPr="00BB56E9" w:rsidRDefault="00521D50" w:rsidP="00304F09">
      <w:pPr>
        <w:pStyle w:val="ListParagraph"/>
        <w:numPr>
          <w:ilvl w:val="0"/>
          <w:numId w:val="75"/>
        </w:numPr>
        <w:spacing w:before="240"/>
        <w:contextualSpacing w:val="0"/>
        <w:jc w:val="both"/>
        <w:rPr>
          <w:rFonts w:ascii="BBC Reith Sans" w:hAnsi="BBC Reith Sans" w:cs="BBC Reith Sans"/>
          <w:sz w:val="22"/>
          <w:szCs w:val="22"/>
        </w:rPr>
      </w:pPr>
      <w:bookmarkStart w:id="69" w:name="_Toc175153527"/>
      <w:r w:rsidRPr="00BB56E9">
        <w:rPr>
          <w:rStyle w:val="Heading2Char"/>
          <w:rFonts w:cs="BBC Reith Sans"/>
          <w:bCs/>
          <w:color w:val="002060"/>
          <w:sz w:val="22"/>
          <w:szCs w:val="22"/>
          <w:u w:val="none"/>
        </w:rPr>
        <w:t>Publicity</w:t>
      </w:r>
      <w:bookmarkEnd w:id="69"/>
      <w:r w:rsidRPr="00BB56E9">
        <w:rPr>
          <w:rFonts w:ascii="BBC Reith Sans" w:hAnsi="BBC Reith Sans" w:cs="BBC Reith Sans"/>
          <w:color w:val="002060"/>
          <w:sz w:val="22"/>
          <w:szCs w:val="22"/>
        </w:rPr>
        <w:t xml:space="preserve"> </w:t>
      </w:r>
      <w:r w:rsidRPr="00BB56E9">
        <w:rPr>
          <w:rFonts w:ascii="BBC Reith Sans" w:hAnsi="BBC Reith Sans" w:cs="BBC Reith Sans"/>
          <w:sz w:val="22"/>
          <w:szCs w:val="22"/>
        </w:rPr>
        <w:t xml:space="preserve">– </w:t>
      </w:r>
      <w:r w:rsidR="00850AC2" w:rsidRPr="00BB56E9">
        <w:rPr>
          <w:rFonts w:ascii="BBC Reith Sans" w:hAnsi="BBC Reith Sans" w:cs="BBC Reith Sans"/>
          <w:sz w:val="22"/>
          <w:szCs w:val="22"/>
        </w:rPr>
        <w:t xml:space="preserve">producers shall not, without the prior consent of </w:t>
      </w:r>
      <w:r w:rsidR="00157F1F" w:rsidRPr="00BB56E9">
        <w:rPr>
          <w:rFonts w:ascii="BBC Reith Sans" w:hAnsi="BBC Reith Sans" w:cs="BBC Reith Sans"/>
          <w:sz w:val="22"/>
          <w:szCs w:val="22"/>
        </w:rPr>
        <w:t xml:space="preserve">the BBC </w:t>
      </w:r>
      <w:r w:rsidR="00850AC2" w:rsidRPr="00BB56E9">
        <w:rPr>
          <w:rFonts w:ascii="BBC Reith Sans" w:hAnsi="BBC Reith Sans" w:cs="BBC Reith Sans"/>
          <w:sz w:val="22"/>
          <w:szCs w:val="22"/>
        </w:rPr>
        <w:t xml:space="preserve">make any reference to </w:t>
      </w:r>
      <w:r w:rsidR="00157F1F" w:rsidRPr="00BB56E9">
        <w:rPr>
          <w:rFonts w:ascii="BBC Reith Sans" w:hAnsi="BBC Reith Sans" w:cs="BBC Reith Sans"/>
          <w:sz w:val="22"/>
          <w:szCs w:val="22"/>
        </w:rPr>
        <w:t xml:space="preserve">the BBC </w:t>
      </w:r>
      <w:r w:rsidR="00850AC2" w:rsidRPr="00BB56E9">
        <w:rPr>
          <w:rFonts w:ascii="BBC Reith Sans" w:hAnsi="BBC Reith Sans" w:cs="BBC Reith Sans"/>
          <w:sz w:val="22"/>
          <w:szCs w:val="22"/>
        </w:rPr>
        <w:t xml:space="preserve">in any advertising, promotional or published material, nor speak in public about the </w:t>
      </w:r>
      <w:r w:rsidR="00157F1F" w:rsidRPr="00BB56E9">
        <w:rPr>
          <w:rFonts w:ascii="BBC Reith Sans" w:hAnsi="BBC Reith Sans" w:cs="BBC Reith Sans"/>
          <w:sz w:val="22"/>
          <w:szCs w:val="22"/>
        </w:rPr>
        <w:t xml:space="preserve">BBC </w:t>
      </w:r>
      <w:r w:rsidR="00850AC2" w:rsidRPr="00BB56E9">
        <w:rPr>
          <w:rFonts w:ascii="BBC Reith Sans" w:hAnsi="BBC Reith Sans" w:cs="BBC Reith Sans"/>
          <w:sz w:val="22"/>
          <w:szCs w:val="22"/>
        </w:rPr>
        <w:t xml:space="preserve">or </w:t>
      </w:r>
      <w:r w:rsidR="00157F1F" w:rsidRPr="00BB56E9">
        <w:rPr>
          <w:rFonts w:ascii="BBC Reith Sans" w:hAnsi="BBC Reith Sans" w:cs="BBC Reith Sans"/>
          <w:sz w:val="22"/>
          <w:szCs w:val="22"/>
        </w:rPr>
        <w:t xml:space="preserve">their </w:t>
      </w:r>
      <w:r w:rsidR="00850AC2" w:rsidRPr="00BB56E9">
        <w:rPr>
          <w:rFonts w:ascii="BBC Reith Sans" w:hAnsi="BBC Reith Sans" w:cs="BBC Reith Sans"/>
          <w:sz w:val="22"/>
          <w:szCs w:val="22"/>
        </w:rPr>
        <w:t>affairs in connection with this ITP.</w:t>
      </w:r>
      <w:r w:rsidRPr="00BB56E9">
        <w:rPr>
          <w:rFonts w:ascii="BBC Reith Sans" w:hAnsi="BBC Reith Sans" w:cs="BBC Reith Sans"/>
          <w:sz w:val="22"/>
          <w:szCs w:val="22"/>
        </w:rPr>
        <w:t xml:space="preserve"> </w:t>
      </w:r>
    </w:p>
    <w:p w14:paraId="6E94AAD7" w14:textId="5CC35C97" w:rsidR="00BC60F5" w:rsidRPr="00BB56E9" w:rsidRDefault="00BC60F5" w:rsidP="00304F09">
      <w:pPr>
        <w:pStyle w:val="ListParagraph"/>
        <w:numPr>
          <w:ilvl w:val="0"/>
          <w:numId w:val="75"/>
        </w:numPr>
        <w:spacing w:before="240"/>
        <w:contextualSpacing w:val="0"/>
        <w:jc w:val="both"/>
        <w:rPr>
          <w:rFonts w:ascii="BBC Reith Sans" w:hAnsi="BBC Reith Sans" w:cs="BBC Reith Sans"/>
          <w:sz w:val="22"/>
          <w:szCs w:val="22"/>
        </w:rPr>
      </w:pPr>
      <w:bookmarkStart w:id="70" w:name="_Toc175153528"/>
      <w:r w:rsidRPr="00BB56E9">
        <w:rPr>
          <w:rStyle w:val="Heading2Char"/>
          <w:rFonts w:cs="BBC Reith Sans"/>
          <w:color w:val="002060"/>
          <w:sz w:val="22"/>
          <w:szCs w:val="22"/>
          <w:u w:val="none"/>
        </w:rPr>
        <w:t>Use of Logo</w:t>
      </w:r>
      <w:r w:rsidR="008E6060" w:rsidRPr="00BB56E9">
        <w:rPr>
          <w:rStyle w:val="Heading2Char"/>
          <w:rFonts w:cs="BBC Reith Sans"/>
          <w:color w:val="002060"/>
          <w:sz w:val="22"/>
          <w:szCs w:val="22"/>
          <w:u w:val="none"/>
        </w:rPr>
        <w:t>s</w:t>
      </w:r>
      <w:bookmarkEnd w:id="70"/>
      <w:r w:rsidRPr="00BB56E9">
        <w:rPr>
          <w:rFonts w:ascii="BBC Reith Sans" w:hAnsi="BBC Reith Sans" w:cs="BBC Reith Sans"/>
          <w:b/>
          <w:sz w:val="22"/>
          <w:szCs w:val="22"/>
        </w:rPr>
        <w:t xml:space="preserve"> </w:t>
      </w:r>
      <w:r w:rsidRPr="00BB56E9">
        <w:rPr>
          <w:rFonts w:ascii="BBC Reith Sans" w:hAnsi="BBC Reith Sans" w:cs="BBC Reith Sans"/>
          <w:sz w:val="22"/>
          <w:szCs w:val="22"/>
        </w:rPr>
        <w:t>– Producers must not use or reproduce any BBC</w:t>
      </w:r>
      <w:r w:rsidR="008E6060" w:rsidRPr="00BB56E9">
        <w:rPr>
          <w:rFonts w:ascii="BBC Reith Sans" w:hAnsi="BBC Reith Sans" w:cs="BBC Reith Sans"/>
          <w:sz w:val="22"/>
          <w:szCs w:val="22"/>
        </w:rPr>
        <w:t xml:space="preserve"> </w:t>
      </w:r>
      <w:r w:rsidRPr="00BB56E9">
        <w:rPr>
          <w:rFonts w:ascii="BBC Reith Sans" w:hAnsi="BBC Reith Sans" w:cs="BBC Reith Sans"/>
          <w:sz w:val="22"/>
          <w:szCs w:val="22"/>
        </w:rPr>
        <w:t>logo</w:t>
      </w:r>
      <w:r w:rsidR="008E6060" w:rsidRPr="00BB56E9">
        <w:rPr>
          <w:rFonts w:ascii="BBC Reith Sans" w:hAnsi="BBC Reith Sans" w:cs="BBC Reith Sans"/>
          <w:sz w:val="22"/>
          <w:szCs w:val="22"/>
        </w:rPr>
        <w:t>s</w:t>
      </w:r>
      <w:r w:rsidRPr="00BB56E9">
        <w:rPr>
          <w:rFonts w:ascii="BBC Reith Sans" w:hAnsi="BBC Reith Sans" w:cs="BBC Reith Sans"/>
          <w:sz w:val="22"/>
          <w:szCs w:val="22"/>
        </w:rPr>
        <w:t xml:space="preserve"> or otherwise </w:t>
      </w:r>
      <w:proofErr w:type="gramStart"/>
      <w:r w:rsidRPr="00BB56E9">
        <w:rPr>
          <w:rFonts w:ascii="BBC Reith Sans" w:hAnsi="BBC Reith Sans" w:cs="BBC Reith Sans"/>
          <w:sz w:val="22"/>
          <w:szCs w:val="22"/>
        </w:rPr>
        <w:t>make reference</w:t>
      </w:r>
      <w:proofErr w:type="gramEnd"/>
      <w:r w:rsidRPr="00BB56E9">
        <w:rPr>
          <w:rFonts w:ascii="BBC Reith Sans" w:hAnsi="BBC Reith Sans" w:cs="BBC Reith Sans"/>
          <w:sz w:val="22"/>
          <w:szCs w:val="22"/>
        </w:rPr>
        <w:t xml:space="preserve"> to the </w:t>
      </w:r>
      <w:r w:rsidR="008E6060" w:rsidRPr="00BB56E9">
        <w:rPr>
          <w:rFonts w:ascii="BBC Reith Sans" w:hAnsi="BBC Reith Sans" w:cs="BBC Reith Sans"/>
          <w:sz w:val="22"/>
          <w:szCs w:val="22"/>
        </w:rPr>
        <w:t xml:space="preserve">same </w:t>
      </w:r>
      <w:r w:rsidRPr="00BB56E9">
        <w:rPr>
          <w:rFonts w:ascii="BBC Reith Sans" w:hAnsi="BBC Reith Sans" w:cs="BBC Reith Sans"/>
          <w:sz w:val="22"/>
          <w:szCs w:val="22"/>
        </w:rPr>
        <w:t xml:space="preserve">without the prior consent of the BBC, other than to the extent required </w:t>
      </w:r>
      <w:proofErr w:type="gramStart"/>
      <w:r w:rsidRPr="00BB56E9">
        <w:rPr>
          <w:rFonts w:ascii="BBC Reith Sans" w:hAnsi="BBC Reith Sans" w:cs="BBC Reith Sans"/>
          <w:sz w:val="22"/>
          <w:szCs w:val="22"/>
        </w:rPr>
        <w:t>in order to</w:t>
      </w:r>
      <w:proofErr w:type="gramEnd"/>
      <w:r w:rsidRPr="00BB56E9">
        <w:rPr>
          <w:rFonts w:ascii="BBC Reith Sans" w:hAnsi="BBC Reith Sans" w:cs="BBC Reith Sans"/>
          <w:sz w:val="22"/>
          <w:szCs w:val="22"/>
        </w:rPr>
        <w:t xml:space="preserve"> prepare a response to the IT</w:t>
      </w:r>
      <w:r w:rsidR="008E6060" w:rsidRPr="00BB56E9">
        <w:rPr>
          <w:rFonts w:ascii="BBC Reith Sans" w:hAnsi="BBC Reith Sans" w:cs="BBC Reith Sans"/>
          <w:sz w:val="22"/>
          <w:szCs w:val="22"/>
        </w:rPr>
        <w:t>P</w:t>
      </w:r>
      <w:r w:rsidRPr="00BB56E9">
        <w:rPr>
          <w:rFonts w:ascii="BBC Reith Sans" w:hAnsi="BBC Reith Sans" w:cs="BBC Reith Sans"/>
          <w:sz w:val="22"/>
          <w:szCs w:val="22"/>
        </w:rPr>
        <w:t>.</w:t>
      </w:r>
    </w:p>
    <w:p w14:paraId="6FD54F4A" w14:textId="466CDB53" w:rsidR="00BC60F5" w:rsidRPr="00BB56E9" w:rsidRDefault="00BC60F5" w:rsidP="00304F09">
      <w:pPr>
        <w:pStyle w:val="ListParagraph"/>
        <w:numPr>
          <w:ilvl w:val="0"/>
          <w:numId w:val="75"/>
        </w:numPr>
        <w:spacing w:before="240"/>
        <w:contextualSpacing w:val="0"/>
        <w:jc w:val="both"/>
        <w:rPr>
          <w:rFonts w:ascii="BBC Reith Sans" w:hAnsi="BBC Reith Sans" w:cs="BBC Reith Sans"/>
          <w:sz w:val="22"/>
          <w:szCs w:val="22"/>
        </w:rPr>
      </w:pPr>
      <w:bookmarkStart w:id="71" w:name="_Toc175153529"/>
      <w:r w:rsidRPr="00BB56E9">
        <w:rPr>
          <w:rStyle w:val="Heading2Char"/>
          <w:rFonts w:cs="BBC Reith Sans"/>
          <w:bCs/>
          <w:color w:val="002060"/>
          <w:sz w:val="22"/>
          <w:szCs w:val="22"/>
          <w:u w:val="none"/>
        </w:rPr>
        <w:t>Inducement</w:t>
      </w:r>
      <w:bookmarkEnd w:id="71"/>
      <w:r w:rsidRPr="00BB56E9">
        <w:rPr>
          <w:rFonts w:ascii="BBC Reith Sans" w:hAnsi="BBC Reith Sans" w:cs="BBC Reith Sans"/>
          <w:color w:val="002060"/>
          <w:sz w:val="22"/>
          <w:szCs w:val="22"/>
        </w:rPr>
        <w:t xml:space="preserve"> </w:t>
      </w:r>
      <w:r w:rsidRPr="00BB56E9">
        <w:rPr>
          <w:rFonts w:ascii="BBC Reith Sans" w:hAnsi="BBC Reith Sans" w:cs="BBC Reith Sans"/>
          <w:sz w:val="22"/>
          <w:szCs w:val="22"/>
        </w:rPr>
        <w:t xml:space="preserve">- The offering of inducement of any kind in relation to obtaining this or any other contract with the BBC will automatically disqualify a </w:t>
      </w:r>
      <w:r w:rsidR="00EA737F" w:rsidRPr="00BB56E9">
        <w:rPr>
          <w:rFonts w:ascii="BBC Reith Sans" w:hAnsi="BBC Reith Sans" w:cs="BBC Reith Sans"/>
          <w:sz w:val="22"/>
          <w:szCs w:val="22"/>
        </w:rPr>
        <w:t xml:space="preserve">producer </w:t>
      </w:r>
      <w:r w:rsidRPr="00BB56E9">
        <w:rPr>
          <w:rFonts w:ascii="BBC Reith Sans" w:hAnsi="BBC Reith Sans" w:cs="BBC Reith Sans"/>
          <w:sz w:val="22"/>
          <w:szCs w:val="22"/>
        </w:rPr>
        <w:t>and may constitute a criminal offence.</w:t>
      </w:r>
    </w:p>
    <w:p w14:paraId="4ADC8EF7" w14:textId="4395F5A0" w:rsidR="008D337E" w:rsidRPr="00BB56E9" w:rsidRDefault="008D337E" w:rsidP="00304F09">
      <w:pPr>
        <w:pStyle w:val="ListParagraph"/>
        <w:numPr>
          <w:ilvl w:val="0"/>
          <w:numId w:val="75"/>
        </w:numPr>
        <w:spacing w:before="240"/>
        <w:contextualSpacing w:val="0"/>
        <w:jc w:val="both"/>
        <w:rPr>
          <w:rFonts w:ascii="BBC Reith Sans" w:hAnsi="BBC Reith Sans" w:cs="BBC Reith Sans"/>
          <w:sz w:val="22"/>
          <w:szCs w:val="22"/>
        </w:rPr>
      </w:pPr>
      <w:bookmarkStart w:id="72" w:name="_Toc175153530"/>
      <w:r w:rsidRPr="00BB56E9">
        <w:rPr>
          <w:rStyle w:val="Heading2Char"/>
          <w:rFonts w:cs="BBC Reith Sans"/>
          <w:bCs/>
          <w:color w:val="002060"/>
          <w:sz w:val="22"/>
          <w:szCs w:val="22"/>
          <w:u w:val="none"/>
        </w:rPr>
        <w:t>Warranties</w:t>
      </w:r>
      <w:bookmarkEnd w:id="72"/>
      <w:r w:rsidRPr="00BB56E9">
        <w:rPr>
          <w:rStyle w:val="Heading2Char"/>
          <w:rFonts w:cs="BBC Reith Sans"/>
          <w:bCs/>
          <w:color w:val="002060"/>
          <w:sz w:val="22"/>
          <w:szCs w:val="22"/>
          <w:u w:val="none"/>
        </w:rPr>
        <w:t xml:space="preserve"> </w:t>
      </w:r>
      <w:r w:rsidRPr="00BB56E9">
        <w:rPr>
          <w:rFonts w:ascii="BBC Reith Sans" w:hAnsi="BBC Reith Sans" w:cs="BBC Reith Sans"/>
          <w:sz w:val="22"/>
          <w:szCs w:val="22"/>
        </w:rPr>
        <w:t xml:space="preserve">- The producer warrants that the concepts submitted as part of the proposal (in whole or in part) do not infringe any third </w:t>
      </w:r>
      <w:proofErr w:type="gramStart"/>
      <w:r w:rsidRPr="00BB56E9">
        <w:rPr>
          <w:rFonts w:ascii="BBC Reith Sans" w:hAnsi="BBC Reith Sans" w:cs="BBC Reith Sans"/>
          <w:sz w:val="22"/>
          <w:szCs w:val="22"/>
        </w:rPr>
        <w:t>parties</w:t>
      </w:r>
      <w:proofErr w:type="gramEnd"/>
      <w:r w:rsidRPr="00BB56E9">
        <w:rPr>
          <w:rFonts w:ascii="BBC Reith Sans" w:hAnsi="BBC Reith Sans" w:cs="BBC Reith Sans"/>
          <w:sz w:val="22"/>
          <w:szCs w:val="22"/>
        </w:rPr>
        <w:t xml:space="preserve"> rights and agrees to indemnify the BBC against </w:t>
      </w:r>
      <w:proofErr w:type="gramStart"/>
      <w:r w:rsidRPr="00BB56E9">
        <w:rPr>
          <w:rFonts w:ascii="BBC Reith Sans" w:hAnsi="BBC Reith Sans" w:cs="BBC Reith Sans"/>
          <w:sz w:val="22"/>
          <w:szCs w:val="22"/>
        </w:rPr>
        <w:t>any and all</w:t>
      </w:r>
      <w:proofErr w:type="gramEnd"/>
      <w:r w:rsidRPr="00BB56E9">
        <w:rPr>
          <w:rFonts w:ascii="BBC Reith Sans" w:hAnsi="BBC Reith Sans" w:cs="BBC Reith Sans"/>
          <w:sz w:val="22"/>
          <w:szCs w:val="22"/>
        </w:rPr>
        <w:t xml:space="preserve"> claims resulting from the use of these concepts.</w:t>
      </w:r>
    </w:p>
    <w:p w14:paraId="452EE5C7" w14:textId="77777777" w:rsidR="00D56C49" w:rsidRPr="00BB56E9" w:rsidRDefault="00A54C88" w:rsidP="00304F09">
      <w:pPr>
        <w:pStyle w:val="ListParagraph"/>
        <w:numPr>
          <w:ilvl w:val="0"/>
          <w:numId w:val="75"/>
        </w:numPr>
        <w:spacing w:before="240"/>
        <w:ind w:hanging="357"/>
        <w:contextualSpacing w:val="0"/>
        <w:jc w:val="both"/>
        <w:rPr>
          <w:rFonts w:ascii="BBC Reith Sans" w:hAnsi="BBC Reith Sans" w:cs="BBC Reith Sans"/>
          <w:sz w:val="22"/>
          <w:szCs w:val="22"/>
        </w:rPr>
      </w:pPr>
      <w:bookmarkStart w:id="73" w:name="_Toc175153531"/>
      <w:r w:rsidRPr="00BB56E9">
        <w:rPr>
          <w:rStyle w:val="Heading2Char"/>
          <w:rFonts w:cs="BBC Reith Sans"/>
          <w:bCs/>
          <w:color w:val="002060"/>
          <w:sz w:val="22"/>
          <w:szCs w:val="22"/>
          <w:u w:val="none"/>
        </w:rPr>
        <w:t>Freedom of Information</w:t>
      </w:r>
      <w:bookmarkEnd w:id="73"/>
      <w:r w:rsidRPr="00BB56E9">
        <w:rPr>
          <w:rFonts w:ascii="BBC Reith Sans" w:hAnsi="BBC Reith Sans" w:cs="BBC Reith Sans"/>
          <w:sz w:val="22"/>
          <w:szCs w:val="22"/>
        </w:rPr>
        <w:t xml:space="preserve"> - </w:t>
      </w:r>
      <w:r w:rsidR="00D56C49" w:rsidRPr="00BB56E9">
        <w:rPr>
          <w:rFonts w:ascii="BBC Reith Sans" w:hAnsi="BBC Reith Sans" w:cs="BBC Reith Sans"/>
          <w:sz w:val="22"/>
          <w:szCs w:val="22"/>
        </w:rPr>
        <w:t xml:space="preserve">As a public authority, the BBC is required to comply with the Freedom of Information Act 2000 (“FOIA”), which came into force on 1st January 2005.  FOIA is intended to deliver greater accountability for decisions and spending across the whole of the public sector. It requires public authorities to strike the balance between achieving transparency and protecting genuinely confidential or commercially sensitive information.  </w:t>
      </w:r>
    </w:p>
    <w:p w14:paraId="7365A016" w14:textId="1B84642D" w:rsidR="00A54C88" w:rsidRPr="00BB56E9" w:rsidRDefault="00D56C49" w:rsidP="00304F09">
      <w:pPr>
        <w:spacing w:before="120"/>
        <w:ind w:left="363"/>
        <w:jc w:val="both"/>
        <w:rPr>
          <w:rFonts w:ascii="BBC Reith Sans" w:hAnsi="BBC Reith Sans" w:cs="BBC Reith Sans"/>
          <w:sz w:val="22"/>
          <w:szCs w:val="22"/>
        </w:rPr>
      </w:pPr>
      <w:r w:rsidRPr="00BB56E9">
        <w:rPr>
          <w:rFonts w:ascii="BBC Reith Sans" w:hAnsi="BBC Reith Sans" w:cs="BBC Reith Sans"/>
          <w:sz w:val="22"/>
          <w:szCs w:val="22"/>
        </w:rPr>
        <w:t xml:space="preserve">Producers should be aware that, under an FOIA request, the BBC may be required to disclose information contained within </w:t>
      </w:r>
      <w:r w:rsidR="008E6060" w:rsidRPr="00BB56E9">
        <w:rPr>
          <w:rFonts w:ascii="BBC Reith Sans" w:hAnsi="BBC Reith Sans" w:cs="BBC Reith Sans"/>
          <w:sz w:val="22"/>
          <w:szCs w:val="22"/>
        </w:rPr>
        <w:t>any of the responses</w:t>
      </w:r>
      <w:r w:rsidRPr="00BB56E9">
        <w:rPr>
          <w:rFonts w:ascii="BBC Reith Sans" w:hAnsi="BBC Reith Sans" w:cs="BBC Reith Sans"/>
          <w:sz w:val="22"/>
          <w:szCs w:val="22"/>
        </w:rPr>
        <w:t xml:space="preserve"> or future contractual information. Following a request, the BBC may take the views of organisations submitting proposals into account when deciding on what information will be disclosed.   </w:t>
      </w:r>
      <w:r w:rsidR="00F56DAB">
        <w:rPr>
          <w:rFonts w:ascii="BBC Reith Sans" w:hAnsi="BBC Reith Sans" w:cs="BBC Reith Sans"/>
          <w:sz w:val="22"/>
          <w:szCs w:val="22"/>
        </w:rPr>
        <w:t>Fund</w:t>
      </w:r>
      <w:r w:rsidRPr="00BB56E9">
        <w:rPr>
          <w:rFonts w:ascii="BBC Reith Sans" w:hAnsi="BBC Reith Sans" w:cs="BBC Reith Sans"/>
          <w:sz w:val="22"/>
          <w:szCs w:val="22"/>
        </w:rPr>
        <w:t xml:space="preserve"> further information on the </w:t>
      </w:r>
      <w:hyperlink r:id="rId23" w:history="1">
        <w:r w:rsidRPr="00F56DAB">
          <w:rPr>
            <w:rStyle w:val="Hyperlink"/>
            <w:rFonts w:ascii="BBC Reith Sans" w:hAnsi="BBC Reith Sans" w:cs="BBC Reith Sans"/>
            <w:sz w:val="22"/>
            <w:szCs w:val="22"/>
          </w:rPr>
          <w:t>Freedom of Information Act</w:t>
        </w:r>
      </w:hyperlink>
      <w:r w:rsidR="00F56DAB">
        <w:rPr>
          <w:rFonts w:ascii="BBC Reith Sans" w:hAnsi="BBC Reith Sans" w:cs="BBC Reith Sans"/>
          <w:sz w:val="22"/>
          <w:szCs w:val="22"/>
        </w:rPr>
        <w:t>.</w:t>
      </w:r>
    </w:p>
    <w:p w14:paraId="351C91EF" w14:textId="1C594D22" w:rsidR="00396AA5" w:rsidRPr="00BB56E9" w:rsidRDefault="00396AA5" w:rsidP="00304F09">
      <w:pPr>
        <w:pStyle w:val="ListParagraph"/>
        <w:numPr>
          <w:ilvl w:val="0"/>
          <w:numId w:val="75"/>
        </w:numPr>
        <w:spacing w:before="240"/>
        <w:contextualSpacing w:val="0"/>
        <w:jc w:val="both"/>
        <w:rPr>
          <w:rFonts w:ascii="BBC Reith Sans" w:hAnsi="BBC Reith Sans" w:cs="BBC Reith Sans"/>
          <w:sz w:val="22"/>
          <w:szCs w:val="22"/>
        </w:rPr>
      </w:pPr>
      <w:bookmarkStart w:id="74" w:name="_Toc175153532"/>
      <w:r w:rsidRPr="00BB56E9">
        <w:rPr>
          <w:rStyle w:val="Heading2Char"/>
          <w:rFonts w:cs="BBC Reith Sans"/>
          <w:bCs/>
          <w:color w:val="002060"/>
          <w:sz w:val="22"/>
          <w:szCs w:val="22"/>
          <w:u w:val="none"/>
        </w:rPr>
        <w:t>Due Diligence</w:t>
      </w:r>
      <w:bookmarkEnd w:id="74"/>
      <w:r w:rsidRPr="00BB56E9">
        <w:rPr>
          <w:rFonts w:ascii="BBC Reith Sans" w:hAnsi="BBC Reith Sans" w:cs="BBC Reith Sans"/>
          <w:sz w:val="22"/>
          <w:szCs w:val="22"/>
        </w:rPr>
        <w:t xml:space="preserve"> - </w:t>
      </w:r>
      <w:r w:rsidR="00157F1F" w:rsidRPr="00BB56E9">
        <w:rPr>
          <w:rFonts w:ascii="BBC Reith Sans" w:hAnsi="BBC Reith Sans" w:cs="BBC Reith Sans"/>
          <w:sz w:val="22"/>
          <w:szCs w:val="22"/>
        </w:rPr>
        <w:t xml:space="preserve">The BBC </w:t>
      </w:r>
      <w:r w:rsidRPr="00BB56E9">
        <w:rPr>
          <w:rFonts w:ascii="BBC Reith Sans" w:hAnsi="BBC Reith Sans" w:cs="BBC Reith Sans"/>
          <w:sz w:val="22"/>
          <w:szCs w:val="22"/>
        </w:rPr>
        <w:t>reserve</w:t>
      </w:r>
      <w:r w:rsidR="004079BA" w:rsidRPr="00BB56E9">
        <w:rPr>
          <w:rFonts w:ascii="BBC Reith Sans" w:hAnsi="BBC Reith Sans" w:cs="BBC Reith Sans"/>
          <w:sz w:val="22"/>
          <w:szCs w:val="22"/>
        </w:rPr>
        <w:t>s</w:t>
      </w:r>
      <w:r w:rsidRPr="00BB56E9">
        <w:rPr>
          <w:rFonts w:ascii="BBC Reith Sans" w:hAnsi="BBC Reith Sans" w:cs="BBC Reith Sans"/>
          <w:sz w:val="22"/>
          <w:szCs w:val="22"/>
        </w:rPr>
        <w:t xml:space="preserve"> the right to perform any appropriate due diligence (including but not limited to health and safety assessments and/or or financial due diligence) at any stage of the ITP process prior to the award of a final contract to a producer. The producer will provide all assistance required </w:t>
      </w:r>
      <w:proofErr w:type="gramStart"/>
      <w:r w:rsidRPr="00BB56E9">
        <w:rPr>
          <w:rFonts w:ascii="BBC Reith Sans" w:hAnsi="BBC Reith Sans" w:cs="BBC Reith Sans"/>
          <w:sz w:val="22"/>
          <w:szCs w:val="22"/>
        </w:rPr>
        <w:t>in order to</w:t>
      </w:r>
      <w:proofErr w:type="gramEnd"/>
      <w:r w:rsidRPr="00BB56E9">
        <w:rPr>
          <w:rFonts w:ascii="BBC Reith Sans" w:hAnsi="BBC Reith Sans" w:cs="BBC Reith Sans"/>
          <w:sz w:val="22"/>
          <w:szCs w:val="22"/>
        </w:rPr>
        <w:t xml:space="preserve"> achieve this.</w:t>
      </w:r>
      <w:r w:rsidRPr="00BB56E9">
        <w:rPr>
          <w:rFonts w:ascii="BBC Reith Sans" w:hAnsi="BBC Reith Sans" w:cs="BBC Reith Sans"/>
          <w:sz w:val="22"/>
          <w:szCs w:val="22"/>
        </w:rPr>
        <w:tab/>
      </w:r>
    </w:p>
    <w:p w14:paraId="32F5CE28" w14:textId="036AE149" w:rsidR="0029008E" w:rsidRPr="00BB56E9" w:rsidRDefault="00912DAE" w:rsidP="00304F09">
      <w:pPr>
        <w:pStyle w:val="ListParagraph"/>
        <w:numPr>
          <w:ilvl w:val="0"/>
          <w:numId w:val="75"/>
        </w:numPr>
        <w:spacing w:before="240"/>
        <w:contextualSpacing w:val="0"/>
        <w:jc w:val="both"/>
        <w:rPr>
          <w:rFonts w:ascii="BBC Reith Sans" w:hAnsi="BBC Reith Sans" w:cs="BBC Reith Sans"/>
          <w:sz w:val="22"/>
          <w:szCs w:val="22"/>
        </w:rPr>
      </w:pPr>
      <w:bookmarkStart w:id="75" w:name="_Toc175153533"/>
      <w:r w:rsidRPr="00BB56E9">
        <w:rPr>
          <w:rStyle w:val="Heading2Char"/>
          <w:rFonts w:cs="BBC Reith Sans"/>
          <w:bCs/>
          <w:color w:val="002060"/>
          <w:sz w:val="22"/>
          <w:szCs w:val="22"/>
          <w:u w:val="none"/>
        </w:rPr>
        <w:t>Notifications</w:t>
      </w:r>
      <w:bookmarkEnd w:id="75"/>
      <w:r w:rsidRPr="00BB56E9">
        <w:rPr>
          <w:rFonts w:ascii="BBC Reith Sans" w:hAnsi="BBC Reith Sans" w:cs="BBC Reith Sans"/>
          <w:sz w:val="22"/>
          <w:szCs w:val="22"/>
        </w:rPr>
        <w:t xml:space="preserve"> - </w:t>
      </w:r>
      <w:r w:rsidR="00396AA5" w:rsidRPr="00BB56E9">
        <w:rPr>
          <w:rFonts w:ascii="BBC Reith Sans" w:hAnsi="BBC Reith Sans" w:cs="BBC Reith Sans"/>
          <w:sz w:val="22"/>
          <w:szCs w:val="22"/>
        </w:rPr>
        <w:t>The BBC will notify the preferred producer</w:t>
      </w:r>
      <w:r w:rsidR="00D16237" w:rsidRPr="00BB56E9">
        <w:rPr>
          <w:rFonts w:ascii="BBC Reith Sans" w:hAnsi="BBC Reith Sans" w:cs="BBC Reith Sans"/>
          <w:sz w:val="22"/>
          <w:szCs w:val="22"/>
        </w:rPr>
        <w:t>(s)</w:t>
      </w:r>
      <w:r w:rsidR="00396AA5" w:rsidRPr="00BB56E9">
        <w:rPr>
          <w:rFonts w:ascii="BBC Reith Sans" w:hAnsi="BBC Reith Sans" w:cs="BBC Reith Sans"/>
          <w:sz w:val="22"/>
          <w:szCs w:val="22"/>
        </w:rPr>
        <w:t xml:space="preserve"> in writing.  If agreement is reached with the preferred producer</w:t>
      </w:r>
      <w:r w:rsidR="00AF668B" w:rsidRPr="00BB56E9">
        <w:rPr>
          <w:rFonts w:ascii="BBC Reith Sans" w:hAnsi="BBC Reith Sans" w:cs="BBC Reith Sans"/>
          <w:sz w:val="22"/>
          <w:szCs w:val="22"/>
        </w:rPr>
        <w:t>(s)</w:t>
      </w:r>
      <w:r w:rsidR="00396AA5" w:rsidRPr="00BB56E9">
        <w:rPr>
          <w:rFonts w:ascii="BBC Reith Sans" w:hAnsi="BBC Reith Sans" w:cs="BBC Reith Sans"/>
          <w:sz w:val="22"/>
          <w:szCs w:val="22"/>
        </w:rPr>
        <w:t>, then the BBC will notify the unsuccessful producers as soon as reasonably practical, and the contract</w:t>
      </w:r>
      <w:r w:rsidR="00AF668B" w:rsidRPr="00BB56E9">
        <w:rPr>
          <w:rFonts w:ascii="BBC Reith Sans" w:hAnsi="BBC Reith Sans" w:cs="BBC Reith Sans"/>
          <w:sz w:val="22"/>
          <w:szCs w:val="22"/>
        </w:rPr>
        <w:t>s</w:t>
      </w:r>
      <w:r w:rsidR="00396AA5" w:rsidRPr="00BB56E9">
        <w:rPr>
          <w:rFonts w:ascii="BBC Reith Sans" w:hAnsi="BBC Reith Sans" w:cs="BBC Reith Sans"/>
          <w:sz w:val="22"/>
          <w:szCs w:val="22"/>
        </w:rPr>
        <w:t xml:space="preserve"> will be awarded to the successful producer</w:t>
      </w:r>
      <w:r w:rsidR="00AF668B" w:rsidRPr="00BB56E9">
        <w:rPr>
          <w:rFonts w:ascii="BBC Reith Sans" w:hAnsi="BBC Reith Sans" w:cs="BBC Reith Sans"/>
          <w:sz w:val="22"/>
          <w:szCs w:val="22"/>
        </w:rPr>
        <w:t>(s)</w:t>
      </w:r>
      <w:r w:rsidR="00396AA5" w:rsidRPr="00BB56E9">
        <w:rPr>
          <w:rFonts w:ascii="BBC Reith Sans" w:hAnsi="BBC Reith Sans" w:cs="BBC Reith Sans"/>
          <w:sz w:val="22"/>
          <w:szCs w:val="22"/>
        </w:rPr>
        <w:t>.</w:t>
      </w:r>
    </w:p>
    <w:p w14:paraId="6112CAEA" w14:textId="77777777" w:rsidR="00AF0297" w:rsidRPr="00BB56E9" w:rsidRDefault="00AF0297" w:rsidP="00AF0297">
      <w:pPr>
        <w:spacing w:before="240"/>
        <w:ind w:left="3"/>
        <w:jc w:val="both"/>
        <w:rPr>
          <w:rFonts w:ascii="BBC Reith Sans" w:hAnsi="BBC Reith Sans" w:cs="BBC Reith Sans"/>
          <w:sz w:val="22"/>
          <w:szCs w:val="22"/>
        </w:rPr>
      </w:pPr>
    </w:p>
    <w:p w14:paraId="4BA5CEFD" w14:textId="4590FC5D" w:rsidR="00221B42" w:rsidRPr="00BB56E9" w:rsidRDefault="00260785" w:rsidP="00304F09">
      <w:pPr>
        <w:pStyle w:val="ListParagraph"/>
        <w:numPr>
          <w:ilvl w:val="0"/>
          <w:numId w:val="75"/>
        </w:numPr>
        <w:spacing w:before="120"/>
        <w:ind w:left="284"/>
        <w:contextualSpacing w:val="0"/>
        <w:jc w:val="both"/>
        <w:rPr>
          <w:rFonts w:ascii="BBC Reith Sans" w:eastAsia="Times New Roman" w:hAnsi="BBC Reith Sans" w:cs="BBC Reith Sans"/>
          <w:color w:val="000000" w:themeColor="text1"/>
          <w:sz w:val="22"/>
          <w:szCs w:val="22"/>
        </w:rPr>
      </w:pPr>
      <w:bookmarkStart w:id="76" w:name="_Toc175153534"/>
      <w:r w:rsidRPr="00BB56E9">
        <w:rPr>
          <w:rStyle w:val="Heading2Char"/>
          <w:rFonts w:cs="BBC Reith Sans"/>
          <w:bCs/>
          <w:color w:val="0F243E" w:themeColor="text2" w:themeShade="80"/>
          <w:sz w:val="22"/>
          <w:szCs w:val="22"/>
          <w:u w:val="none"/>
        </w:rPr>
        <w:t xml:space="preserve">BBC </w:t>
      </w:r>
      <w:r w:rsidR="00CB0AD1" w:rsidRPr="00BB56E9">
        <w:rPr>
          <w:rStyle w:val="Heading2Char"/>
          <w:rFonts w:cs="BBC Reith Sans"/>
          <w:bCs/>
          <w:color w:val="0F243E" w:themeColor="text2" w:themeShade="80"/>
          <w:sz w:val="22"/>
          <w:szCs w:val="22"/>
          <w:u w:val="none"/>
        </w:rPr>
        <w:t>Contract T</w:t>
      </w:r>
      <w:r w:rsidRPr="00BB56E9">
        <w:rPr>
          <w:rStyle w:val="Heading2Char"/>
          <w:rFonts w:cs="BBC Reith Sans"/>
          <w:bCs/>
          <w:color w:val="0F243E" w:themeColor="text2" w:themeShade="80"/>
          <w:sz w:val="22"/>
          <w:szCs w:val="22"/>
          <w:u w:val="none"/>
        </w:rPr>
        <w:t>erms</w:t>
      </w:r>
      <w:bookmarkEnd w:id="76"/>
      <w:r w:rsidRPr="00BB56E9">
        <w:rPr>
          <w:rFonts w:ascii="BBC Reith Sans" w:hAnsi="BBC Reith Sans" w:cs="BBC Reith Sans"/>
          <w:color w:val="0F243E" w:themeColor="text2" w:themeShade="80"/>
          <w:sz w:val="22"/>
          <w:szCs w:val="22"/>
        </w:rPr>
        <w:t xml:space="preserve"> </w:t>
      </w:r>
      <w:r w:rsidR="0041750E" w:rsidRPr="00BB56E9">
        <w:rPr>
          <w:rFonts w:ascii="BBC Reith Sans" w:hAnsi="BBC Reith Sans" w:cs="BBC Reith Sans"/>
          <w:color w:val="0F243E" w:themeColor="text2" w:themeShade="80"/>
          <w:sz w:val="22"/>
          <w:szCs w:val="22"/>
        </w:rPr>
        <w:t xml:space="preserve">- </w:t>
      </w:r>
      <w:r w:rsidRPr="00BB56E9">
        <w:rPr>
          <w:rFonts w:ascii="BBC Reith Sans" w:eastAsia="Times New Roman" w:hAnsi="BBC Reith Sans" w:cs="BBC Reith Sans"/>
          <w:color w:val="000000" w:themeColor="text1"/>
          <w:sz w:val="22"/>
          <w:szCs w:val="22"/>
        </w:rPr>
        <w:t xml:space="preserve">The </w:t>
      </w:r>
      <w:r w:rsidR="00FA083D" w:rsidRPr="00BB56E9">
        <w:rPr>
          <w:rFonts w:ascii="BBC Reith Sans" w:eastAsia="Times New Roman" w:hAnsi="BBC Reith Sans" w:cs="BBC Reith Sans"/>
          <w:color w:val="000000" w:themeColor="text1"/>
          <w:sz w:val="22"/>
          <w:szCs w:val="22"/>
        </w:rPr>
        <w:t>production</w:t>
      </w:r>
      <w:r w:rsidRPr="00BB56E9">
        <w:rPr>
          <w:rFonts w:ascii="BBC Reith Sans" w:eastAsia="Times New Roman" w:hAnsi="BBC Reith Sans" w:cs="BBC Reith Sans"/>
          <w:color w:val="000000" w:themeColor="text1"/>
          <w:sz w:val="22"/>
          <w:szCs w:val="22"/>
        </w:rPr>
        <w:t xml:space="preserve"> contract is offered on a </w:t>
      </w:r>
      <w:r w:rsidR="00533F17" w:rsidRPr="00BB56E9">
        <w:rPr>
          <w:rFonts w:ascii="BBC Reith Sans" w:eastAsia="Times New Roman" w:hAnsi="BBC Reith Sans" w:cs="BBC Reith Sans"/>
          <w:color w:val="000000" w:themeColor="text1"/>
          <w:sz w:val="22"/>
          <w:szCs w:val="22"/>
        </w:rPr>
        <w:t>Code of Practice 3.9</w:t>
      </w:r>
      <w:r w:rsidRPr="00BB56E9">
        <w:rPr>
          <w:rFonts w:ascii="BBC Reith Sans" w:eastAsia="Times New Roman" w:hAnsi="BBC Reith Sans" w:cs="BBC Reith Sans"/>
          <w:color w:val="000000" w:themeColor="text1"/>
          <w:sz w:val="22"/>
          <w:szCs w:val="22"/>
        </w:rPr>
        <w:t xml:space="preserve"> work-for-hire basis</w:t>
      </w:r>
      <w:r w:rsidR="00A62AAB" w:rsidRPr="00BB56E9">
        <w:rPr>
          <w:rFonts w:ascii="BBC Reith Sans" w:eastAsia="Times New Roman" w:hAnsi="BBC Reith Sans" w:cs="BBC Reith Sans"/>
          <w:color w:val="000000" w:themeColor="text1"/>
          <w:sz w:val="22"/>
          <w:szCs w:val="22"/>
        </w:rPr>
        <w:t xml:space="preserve"> and </w:t>
      </w:r>
      <w:r w:rsidRPr="00BB56E9">
        <w:rPr>
          <w:rFonts w:ascii="BBC Reith Sans" w:eastAsia="Times New Roman" w:hAnsi="BBC Reith Sans" w:cs="BBC Reith Sans"/>
          <w:color w:val="000000" w:themeColor="text1"/>
          <w:sz w:val="22"/>
          <w:szCs w:val="22"/>
        </w:rPr>
        <w:t xml:space="preserve">all rights in the programme will be </w:t>
      </w:r>
      <w:r w:rsidR="00FA083D" w:rsidRPr="00BB56E9">
        <w:rPr>
          <w:rFonts w:ascii="BBC Reith Sans" w:eastAsia="Times New Roman" w:hAnsi="BBC Reith Sans" w:cs="BBC Reith Sans"/>
          <w:color w:val="000000" w:themeColor="text1"/>
          <w:sz w:val="22"/>
          <w:szCs w:val="22"/>
        </w:rPr>
        <w:t>assign</w:t>
      </w:r>
      <w:r w:rsidR="00E54D34" w:rsidRPr="00BB56E9">
        <w:rPr>
          <w:rFonts w:ascii="BBC Reith Sans" w:eastAsia="Times New Roman" w:hAnsi="BBC Reith Sans" w:cs="BBC Reith Sans"/>
          <w:color w:val="000000" w:themeColor="text1"/>
          <w:sz w:val="22"/>
          <w:szCs w:val="22"/>
        </w:rPr>
        <w:t xml:space="preserve">ed </w:t>
      </w:r>
      <w:r w:rsidR="004079BA" w:rsidRPr="00BB56E9">
        <w:rPr>
          <w:rFonts w:ascii="BBC Reith Sans" w:eastAsia="Times New Roman" w:hAnsi="BBC Reith Sans" w:cs="BBC Reith Sans"/>
          <w:color w:val="000000" w:themeColor="text1"/>
          <w:sz w:val="22"/>
          <w:szCs w:val="22"/>
        </w:rPr>
        <w:t>to</w:t>
      </w:r>
      <w:r w:rsidR="00BD4F1B" w:rsidRPr="00BB56E9">
        <w:rPr>
          <w:rFonts w:ascii="BBC Reith Sans" w:eastAsia="Times New Roman" w:hAnsi="BBC Reith Sans" w:cs="BBC Reith Sans"/>
          <w:color w:val="000000" w:themeColor="text1"/>
          <w:sz w:val="22"/>
          <w:szCs w:val="22"/>
        </w:rPr>
        <w:t xml:space="preserve"> the BBC</w:t>
      </w:r>
      <w:r w:rsidR="004079BA" w:rsidRPr="00BB56E9">
        <w:rPr>
          <w:rFonts w:ascii="BBC Reith Sans" w:eastAsia="Times New Roman" w:hAnsi="BBC Reith Sans" w:cs="BBC Reith Sans"/>
          <w:color w:val="000000" w:themeColor="text1"/>
          <w:sz w:val="22"/>
          <w:szCs w:val="22"/>
        </w:rPr>
        <w:t>.</w:t>
      </w:r>
      <w:r w:rsidR="0041750E" w:rsidRPr="00BB56E9">
        <w:rPr>
          <w:rFonts w:ascii="BBC Reith Sans" w:eastAsia="Times New Roman" w:hAnsi="BBC Reith Sans" w:cs="BBC Reith Sans"/>
          <w:color w:val="000000" w:themeColor="text1"/>
          <w:sz w:val="22"/>
          <w:szCs w:val="22"/>
        </w:rPr>
        <w:t xml:space="preserve">  </w:t>
      </w:r>
      <w:r w:rsidRPr="00BB56E9">
        <w:rPr>
          <w:rFonts w:ascii="BBC Reith Sans" w:eastAsia="Times New Roman" w:hAnsi="BBC Reith Sans" w:cs="BBC Reith Sans"/>
          <w:color w:val="000000" w:themeColor="text1"/>
          <w:sz w:val="22"/>
          <w:szCs w:val="22"/>
        </w:rPr>
        <w:t xml:space="preserve">Any </w:t>
      </w:r>
      <w:r w:rsidR="00533F17" w:rsidRPr="00BB56E9">
        <w:rPr>
          <w:rFonts w:ascii="BBC Reith Sans" w:eastAsia="Times New Roman" w:hAnsi="BBC Reith Sans" w:cs="BBC Reith Sans"/>
          <w:color w:val="000000" w:themeColor="text1"/>
          <w:sz w:val="22"/>
          <w:szCs w:val="22"/>
        </w:rPr>
        <w:t>BBC</w:t>
      </w:r>
      <w:r w:rsidRPr="00BB56E9">
        <w:rPr>
          <w:rFonts w:ascii="BBC Reith Sans" w:eastAsia="Times New Roman" w:hAnsi="BBC Reith Sans" w:cs="BBC Reith Sans"/>
          <w:color w:val="000000" w:themeColor="text1"/>
          <w:sz w:val="22"/>
          <w:szCs w:val="22"/>
        </w:rPr>
        <w:t xml:space="preserve"> </w:t>
      </w:r>
      <w:r w:rsidR="00FB60A5" w:rsidRPr="00BB56E9">
        <w:rPr>
          <w:rFonts w:ascii="BBC Reith Sans" w:eastAsia="Times New Roman" w:hAnsi="BBC Reith Sans" w:cs="BBC Reith Sans"/>
          <w:color w:val="000000" w:themeColor="text1"/>
          <w:sz w:val="22"/>
          <w:szCs w:val="22"/>
        </w:rPr>
        <w:t xml:space="preserve">contract </w:t>
      </w:r>
      <w:r w:rsidRPr="00BB56E9">
        <w:rPr>
          <w:rFonts w:ascii="BBC Reith Sans" w:eastAsia="Times New Roman" w:hAnsi="BBC Reith Sans" w:cs="BBC Reith Sans"/>
          <w:color w:val="000000" w:themeColor="text1"/>
          <w:sz w:val="22"/>
          <w:szCs w:val="22"/>
        </w:rPr>
        <w:t xml:space="preserve">resulting from the ITP will be between the BBC and the successful producer and will include the </w:t>
      </w:r>
      <w:r w:rsidR="009A4D70" w:rsidRPr="00BB56E9">
        <w:rPr>
          <w:rFonts w:ascii="BBC Reith Sans" w:eastAsia="Times New Roman" w:hAnsi="BBC Reith Sans" w:cs="BBC Reith Sans"/>
          <w:color w:val="000000" w:themeColor="text1"/>
          <w:sz w:val="22"/>
          <w:szCs w:val="22"/>
        </w:rPr>
        <w:t xml:space="preserve">BBC </w:t>
      </w:r>
      <w:r w:rsidR="00FB60A5" w:rsidRPr="00BB56E9">
        <w:rPr>
          <w:rFonts w:ascii="BBC Reith Sans" w:eastAsia="Times New Roman" w:hAnsi="BBC Reith Sans" w:cs="BBC Reith Sans"/>
          <w:color w:val="000000" w:themeColor="text1"/>
          <w:sz w:val="22"/>
          <w:szCs w:val="22"/>
        </w:rPr>
        <w:t xml:space="preserve">key contract terms </w:t>
      </w:r>
      <w:r w:rsidRPr="00BB56E9">
        <w:rPr>
          <w:rFonts w:ascii="BBC Reith Sans" w:eastAsia="Times New Roman" w:hAnsi="BBC Reith Sans" w:cs="BBC Reith Sans"/>
          <w:color w:val="000000" w:themeColor="text1"/>
          <w:sz w:val="22"/>
          <w:szCs w:val="22"/>
        </w:rPr>
        <w:t xml:space="preserve">and any specific amendments requested by producers in the </w:t>
      </w:r>
      <w:r w:rsidR="009A4D70" w:rsidRPr="00BB56E9">
        <w:rPr>
          <w:rFonts w:ascii="BBC Reith Sans" w:eastAsia="Times New Roman" w:hAnsi="BBC Reith Sans" w:cs="BBC Reith Sans"/>
          <w:color w:val="000000" w:themeColor="text1"/>
          <w:sz w:val="22"/>
          <w:szCs w:val="22"/>
        </w:rPr>
        <w:t>F</w:t>
      </w:r>
      <w:r w:rsidRPr="00BB56E9">
        <w:rPr>
          <w:rFonts w:ascii="BBC Reith Sans" w:eastAsia="Times New Roman" w:hAnsi="BBC Reith Sans" w:cs="BBC Reith Sans"/>
          <w:color w:val="000000" w:themeColor="text1"/>
          <w:sz w:val="22"/>
          <w:szCs w:val="22"/>
        </w:rPr>
        <w:t xml:space="preserve">orm of </w:t>
      </w:r>
      <w:r w:rsidR="009A4D70" w:rsidRPr="00BB56E9">
        <w:rPr>
          <w:rFonts w:ascii="BBC Reith Sans" w:eastAsia="Times New Roman" w:hAnsi="BBC Reith Sans" w:cs="BBC Reith Sans"/>
          <w:color w:val="000000" w:themeColor="text1"/>
          <w:sz w:val="22"/>
          <w:szCs w:val="22"/>
        </w:rPr>
        <w:t>T</w:t>
      </w:r>
      <w:r w:rsidRPr="00BB56E9">
        <w:rPr>
          <w:rFonts w:ascii="BBC Reith Sans" w:eastAsia="Times New Roman" w:hAnsi="BBC Reith Sans" w:cs="BBC Reith Sans"/>
          <w:color w:val="000000" w:themeColor="text1"/>
          <w:sz w:val="22"/>
          <w:szCs w:val="22"/>
        </w:rPr>
        <w:t>ender and subsequently agreed by the BBC (no subsequent variations will be accepted unless agreed by the BBC).</w:t>
      </w:r>
    </w:p>
    <w:p w14:paraId="77980D48" w14:textId="7AFA3538" w:rsidR="00312AB5" w:rsidRPr="00BB56E9" w:rsidRDefault="00312AB5" w:rsidP="00304F09">
      <w:pPr>
        <w:pStyle w:val="ListParagraph"/>
        <w:spacing w:before="120"/>
        <w:ind w:left="284"/>
        <w:contextualSpacing w:val="0"/>
        <w:jc w:val="both"/>
        <w:rPr>
          <w:rFonts w:ascii="BBC Reith Sans" w:eastAsia="Times New Roman" w:hAnsi="BBC Reith Sans" w:cs="BBC Reith Sans"/>
          <w:color w:val="000000" w:themeColor="text1"/>
          <w:sz w:val="22"/>
          <w:szCs w:val="22"/>
        </w:rPr>
      </w:pPr>
      <w:r w:rsidRPr="00BB56E9">
        <w:rPr>
          <w:rFonts w:ascii="BBC Reith Sans" w:eastAsia="Times New Roman" w:hAnsi="BBC Reith Sans" w:cs="BBC Reith Sans"/>
          <w:color w:val="000000" w:themeColor="text1"/>
          <w:sz w:val="22"/>
          <w:szCs w:val="22"/>
        </w:rPr>
        <w:t xml:space="preserve">The </w:t>
      </w:r>
      <w:r w:rsidR="00FB60A5" w:rsidRPr="00BB56E9">
        <w:rPr>
          <w:rFonts w:ascii="BBC Reith Sans" w:eastAsia="Times New Roman" w:hAnsi="BBC Reith Sans" w:cs="BBC Reith Sans"/>
          <w:color w:val="000000" w:themeColor="text1"/>
          <w:sz w:val="22"/>
          <w:szCs w:val="22"/>
        </w:rPr>
        <w:t xml:space="preserve">contract </w:t>
      </w:r>
      <w:r w:rsidRPr="00BB56E9">
        <w:rPr>
          <w:rFonts w:ascii="BBC Reith Sans" w:eastAsia="Times New Roman" w:hAnsi="BBC Reith Sans" w:cs="BBC Reith Sans"/>
          <w:color w:val="000000" w:themeColor="text1"/>
          <w:sz w:val="22"/>
          <w:szCs w:val="22"/>
        </w:rPr>
        <w:t>template documents</w:t>
      </w:r>
      <w:r w:rsidR="00E371E0" w:rsidRPr="00BB56E9">
        <w:rPr>
          <w:rFonts w:ascii="BBC Reith Sans" w:eastAsia="Times New Roman" w:hAnsi="BBC Reith Sans" w:cs="BBC Reith Sans"/>
          <w:color w:val="000000" w:themeColor="text1"/>
          <w:sz w:val="22"/>
          <w:szCs w:val="22"/>
        </w:rPr>
        <w:t xml:space="preserve">, including the </w:t>
      </w:r>
      <w:r w:rsidR="00014EA3" w:rsidRPr="00BB56E9">
        <w:rPr>
          <w:rFonts w:ascii="BBC Reith Sans" w:eastAsia="Times New Roman" w:hAnsi="BBC Reith Sans" w:cs="BBC Reith Sans"/>
          <w:color w:val="000000" w:themeColor="text1"/>
          <w:sz w:val="22"/>
          <w:szCs w:val="22"/>
        </w:rPr>
        <w:t xml:space="preserve">BBC </w:t>
      </w:r>
      <w:r w:rsidR="00FB60A5" w:rsidRPr="00BB56E9">
        <w:rPr>
          <w:rFonts w:ascii="BBC Reith Sans" w:eastAsia="Times New Roman" w:hAnsi="BBC Reith Sans" w:cs="BBC Reith Sans"/>
          <w:color w:val="000000" w:themeColor="text1"/>
          <w:sz w:val="22"/>
          <w:szCs w:val="22"/>
        </w:rPr>
        <w:t>key contract terms</w:t>
      </w:r>
      <w:r w:rsidR="00014EA3" w:rsidRPr="00BB56E9">
        <w:rPr>
          <w:rFonts w:ascii="BBC Reith Sans" w:eastAsia="Times New Roman" w:hAnsi="BBC Reith Sans" w:cs="BBC Reith Sans"/>
          <w:color w:val="000000" w:themeColor="text1"/>
          <w:sz w:val="22"/>
          <w:szCs w:val="22"/>
        </w:rPr>
        <w:t xml:space="preserve">, </w:t>
      </w:r>
      <w:r w:rsidR="00E371E0" w:rsidRPr="00BB56E9">
        <w:rPr>
          <w:rFonts w:ascii="BBC Reith Sans" w:eastAsia="Times New Roman" w:hAnsi="BBC Reith Sans" w:cs="BBC Reith Sans"/>
          <w:color w:val="000000" w:themeColor="text1"/>
          <w:sz w:val="22"/>
          <w:szCs w:val="22"/>
        </w:rPr>
        <w:t>varied General Terms, Schedules</w:t>
      </w:r>
      <w:r w:rsidR="00DC5AD4" w:rsidRPr="00BB56E9">
        <w:rPr>
          <w:rFonts w:ascii="BBC Reith Sans" w:eastAsia="Times New Roman" w:hAnsi="BBC Reith Sans" w:cs="BBC Reith Sans"/>
          <w:color w:val="000000" w:themeColor="text1"/>
          <w:sz w:val="22"/>
          <w:szCs w:val="22"/>
        </w:rPr>
        <w:t xml:space="preserve"> and </w:t>
      </w:r>
      <w:r w:rsidR="00E371E0" w:rsidRPr="00BB56E9">
        <w:rPr>
          <w:rFonts w:ascii="BBC Reith Sans" w:eastAsia="Times New Roman" w:hAnsi="BBC Reith Sans" w:cs="BBC Reith Sans"/>
          <w:color w:val="000000" w:themeColor="text1"/>
          <w:sz w:val="22"/>
          <w:szCs w:val="22"/>
        </w:rPr>
        <w:t>Commissioning Specification</w:t>
      </w:r>
      <w:r w:rsidR="00DC5AD4" w:rsidRPr="00BB56E9">
        <w:rPr>
          <w:rFonts w:ascii="BBC Reith Sans" w:eastAsia="Times New Roman" w:hAnsi="BBC Reith Sans" w:cs="BBC Reith Sans"/>
          <w:color w:val="000000" w:themeColor="text1"/>
          <w:sz w:val="22"/>
          <w:szCs w:val="22"/>
        </w:rPr>
        <w:t xml:space="preserve"> </w:t>
      </w:r>
      <w:r w:rsidRPr="00BB56E9">
        <w:rPr>
          <w:rFonts w:ascii="BBC Reith Sans" w:eastAsia="Times New Roman" w:hAnsi="BBC Reith Sans" w:cs="BBC Reith Sans"/>
          <w:color w:val="000000" w:themeColor="text1"/>
          <w:sz w:val="22"/>
          <w:szCs w:val="22"/>
        </w:rPr>
        <w:t xml:space="preserve">will be provided </w:t>
      </w:r>
      <w:r w:rsidR="00DC5AD4" w:rsidRPr="00BB56E9">
        <w:rPr>
          <w:rFonts w:ascii="BBC Reith Sans" w:eastAsia="Times New Roman" w:hAnsi="BBC Reith Sans" w:cs="BBC Reith Sans"/>
          <w:color w:val="000000" w:themeColor="text1"/>
          <w:sz w:val="22"/>
          <w:szCs w:val="22"/>
        </w:rPr>
        <w:t>as part of the</w:t>
      </w:r>
      <w:r w:rsidRPr="00BB56E9">
        <w:rPr>
          <w:rFonts w:ascii="BBC Reith Sans" w:eastAsia="Times New Roman" w:hAnsi="BBC Reith Sans" w:cs="BBC Reith Sans"/>
          <w:color w:val="000000" w:themeColor="text1"/>
          <w:sz w:val="22"/>
          <w:szCs w:val="22"/>
        </w:rPr>
        <w:t xml:space="preserve"> Secondary Information</w:t>
      </w:r>
      <w:r w:rsidR="00DC5AD4" w:rsidRPr="00BB56E9">
        <w:rPr>
          <w:rFonts w:ascii="BBC Reith Sans" w:eastAsia="Times New Roman" w:hAnsi="BBC Reith Sans" w:cs="BBC Reith Sans"/>
          <w:color w:val="000000" w:themeColor="text1"/>
          <w:sz w:val="22"/>
          <w:szCs w:val="22"/>
        </w:rPr>
        <w:t>.</w:t>
      </w:r>
    </w:p>
    <w:p w14:paraId="75FF71FA" w14:textId="7EAA91E8" w:rsidR="00221B42" w:rsidRPr="00BB56E9" w:rsidRDefault="00260785" w:rsidP="00304F09">
      <w:pPr>
        <w:pStyle w:val="ListParagraph"/>
        <w:spacing w:before="120"/>
        <w:ind w:left="284"/>
        <w:contextualSpacing w:val="0"/>
        <w:jc w:val="both"/>
        <w:rPr>
          <w:rFonts w:ascii="BBC Reith Sans" w:eastAsia="Times New Roman" w:hAnsi="BBC Reith Sans" w:cs="BBC Reith Sans"/>
          <w:color w:val="000000" w:themeColor="text1"/>
          <w:sz w:val="22"/>
          <w:szCs w:val="22"/>
        </w:rPr>
      </w:pPr>
      <w:r w:rsidRPr="00BB56E9">
        <w:rPr>
          <w:rFonts w:ascii="BBC Reith Sans" w:eastAsia="Times New Roman" w:hAnsi="BBC Reith Sans" w:cs="BBC Reith Sans"/>
          <w:color w:val="000000" w:themeColor="text1"/>
          <w:sz w:val="22"/>
          <w:szCs w:val="22"/>
        </w:rPr>
        <w:t xml:space="preserve">In awarding the </w:t>
      </w:r>
      <w:r w:rsidR="00FB60A5" w:rsidRPr="00BB56E9">
        <w:rPr>
          <w:rFonts w:ascii="BBC Reith Sans" w:eastAsia="Times New Roman" w:hAnsi="BBC Reith Sans" w:cs="BBC Reith Sans"/>
          <w:color w:val="000000" w:themeColor="text1"/>
          <w:sz w:val="22"/>
          <w:szCs w:val="22"/>
        </w:rPr>
        <w:t>contract</w:t>
      </w:r>
      <w:r w:rsidRPr="00BB56E9">
        <w:rPr>
          <w:rFonts w:ascii="BBC Reith Sans" w:eastAsia="Times New Roman" w:hAnsi="BBC Reith Sans" w:cs="BBC Reith Sans"/>
          <w:color w:val="000000" w:themeColor="text1"/>
          <w:sz w:val="22"/>
          <w:szCs w:val="22"/>
        </w:rPr>
        <w:t xml:space="preserve">, </w:t>
      </w:r>
      <w:r w:rsidR="00157F1F" w:rsidRPr="00BB56E9">
        <w:rPr>
          <w:rFonts w:ascii="BBC Reith Sans" w:hAnsi="BBC Reith Sans" w:cs="BBC Reith Sans"/>
          <w:color w:val="000000" w:themeColor="text1"/>
          <w:sz w:val="22"/>
          <w:szCs w:val="22"/>
          <w:lang w:val="en"/>
        </w:rPr>
        <w:t xml:space="preserve">the BBC </w:t>
      </w:r>
      <w:r w:rsidRPr="00BB56E9">
        <w:rPr>
          <w:rFonts w:ascii="BBC Reith Sans" w:eastAsia="Times New Roman" w:hAnsi="BBC Reith Sans" w:cs="BBC Reith Sans"/>
          <w:color w:val="000000" w:themeColor="text1"/>
          <w:sz w:val="22"/>
          <w:szCs w:val="22"/>
        </w:rPr>
        <w:t xml:space="preserve">may request additions or modifications to the editorial proposition to incorporate any ideas, which may not have been included in the successful </w:t>
      </w:r>
      <w:proofErr w:type="gramStart"/>
      <w:r w:rsidRPr="00BB56E9">
        <w:rPr>
          <w:rFonts w:ascii="BBC Reith Sans" w:eastAsia="Times New Roman" w:hAnsi="BBC Reith Sans" w:cs="BBC Reith Sans"/>
          <w:color w:val="000000" w:themeColor="text1"/>
          <w:sz w:val="22"/>
          <w:szCs w:val="22"/>
        </w:rPr>
        <w:t>producers</w:t>
      </w:r>
      <w:proofErr w:type="gramEnd"/>
      <w:r w:rsidRPr="00BB56E9">
        <w:rPr>
          <w:rFonts w:ascii="BBC Reith Sans" w:eastAsia="Times New Roman" w:hAnsi="BBC Reith Sans" w:cs="BBC Reith Sans"/>
          <w:color w:val="000000" w:themeColor="text1"/>
          <w:sz w:val="22"/>
          <w:szCs w:val="22"/>
        </w:rPr>
        <w:t xml:space="preserve"> submission, provided that any such requests can be accommodated within the agreed contract price.</w:t>
      </w:r>
    </w:p>
    <w:p w14:paraId="25F71A82" w14:textId="5119AD90" w:rsidR="003D03C4" w:rsidRPr="00BB56E9" w:rsidRDefault="0027713F" w:rsidP="00304F09">
      <w:pPr>
        <w:pStyle w:val="ListParagraph"/>
        <w:numPr>
          <w:ilvl w:val="0"/>
          <w:numId w:val="75"/>
        </w:numPr>
        <w:spacing w:before="240"/>
        <w:ind w:left="284"/>
        <w:contextualSpacing w:val="0"/>
        <w:jc w:val="both"/>
        <w:rPr>
          <w:rFonts w:ascii="BBC Reith Sans" w:eastAsia="Tw Cen MT" w:hAnsi="BBC Reith Sans" w:cs="BBC Reith Sans"/>
          <w:kern w:val="24"/>
          <w:sz w:val="22"/>
          <w:szCs w:val="22"/>
        </w:rPr>
      </w:pPr>
      <w:bookmarkStart w:id="77" w:name="_Toc175153535"/>
      <w:r w:rsidRPr="00BB56E9">
        <w:rPr>
          <w:rStyle w:val="Heading2Char"/>
          <w:rFonts w:cs="BBC Reith Sans"/>
          <w:bCs/>
          <w:color w:val="0F243E" w:themeColor="text2" w:themeShade="80"/>
          <w:sz w:val="22"/>
          <w:szCs w:val="22"/>
          <w:u w:val="none"/>
        </w:rPr>
        <w:t>Form of Tender</w:t>
      </w:r>
      <w:bookmarkEnd w:id="77"/>
      <w:r w:rsidR="00293755" w:rsidRPr="00BB56E9">
        <w:rPr>
          <w:rFonts w:ascii="BBC Reith Sans" w:hAnsi="BBC Reith Sans" w:cs="BBC Reith Sans"/>
          <w:color w:val="0F243E" w:themeColor="text2" w:themeShade="80"/>
          <w:sz w:val="22"/>
          <w:szCs w:val="22"/>
        </w:rPr>
        <w:t xml:space="preserve"> </w:t>
      </w:r>
      <w:r w:rsidR="00DF2FD5" w:rsidRPr="00BB56E9">
        <w:rPr>
          <w:rFonts w:ascii="BBC Reith Sans" w:hAnsi="BBC Reith Sans" w:cs="BBC Reith Sans"/>
          <w:color w:val="000000" w:themeColor="text1"/>
          <w:sz w:val="22"/>
          <w:szCs w:val="22"/>
        </w:rPr>
        <w:t xml:space="preserve">– </w:t>
      </w:r>
      <w:r w:rsidR="00293755" w:rsidRPr="00BB56E9">
        <w:rPr>
          <w:rFonts w:ascii="BBC Reith Sans" w:hAnsi="BBC Reith Sans" w:cs="BBC Reith Sans"/>
          <w:color w:val="000000" w:themeColor="text1"/>
          <w:sz w:val="22"/>
          <w:szCs w:val="22"/>
        </w:rPr>
        <w:t xml:space="preserve">By submitting </w:t>
      </w:r>
      <w:r w:rsidR="00A05447" w:rsidRPr="00BB56E9">
        <w:rPr>
          <w:rFonts w:ascii="BBC Reith Sans" w:hAnsi="BBC Reith Sans" w:cs="BBC Reith Sans"/>
          <w:color w:val="000000" w:themeColor="text1"/>
          <w:sz w:val="22"/>
          <w:szCs w:val="22"/>
        </w:rPr>
        <w:t xml:space="preserve">their </w:t>
      </w:r>
      <w:r w:rsidR="00A63204" w:rsidRPr="00BB56E9">
        <w:rPr>
          <w:rFonts w:ascii="BBC Reith Sans" w:hAnsi="BBC Reith Sans" w:cs="BBC Reith Sans"/>
          <w:color w:val="000000" w:themeColor="text1"/>
          <w:sz w:val="22"/>
          <w:szCs w:val="22"/>
        </w:rPr>
        <w:t>ITP Response</w:t>
      </w:r>
      <w:r w:rsidR="00293755" w:rsidRPr="00BB56E9">
        <w:rPr>
          <w:rFonts w:ascii="BBC Reith Sans" w:hAnsi="BBC Reith Sans" w:cs="BBC Reith Sans"/>
          <w:color w:val="000000" w:themeColor="text1"/>
          <w:sz w:val="22"/>
          <w:szCs w:val="22"/>
        </w:rPr>
        <w:t xml:space="preserve"> </w:t>
      </w:r>
      <w:r w:rsidR="00293755" w:rsidRPr="00BB56E9">
        <w:rPr>
          <w:rFonts w:ascii="BBC Reith Sans" w:hAnsi="BBC Reith Sans" w:cs="BBC Reith Sans"/>
          <w:sz w:val="22"/>
          <w:szCs w:val="22"/>
        </w:rPr>
        <w:t xml:space="preserve">producers confirm acceptance of </w:t>
      </w:r>
      <w:r w:rsidR="00A05447" w:rsidRPr="00BB56E9">
        <w:rPr>
          <w:rFonts w:ascii="BBC Reith Sans" w:hAnsi="BBC Reith Sans" w:cs="BBC Reith Sans"/>
          <w:sz w:val="22"/>
          <w:szCs w:val="22"/>
        </w:rPr>
        <w:t xml:space="preserve">the </w:t>
      </w:r>
      <w:r w:rsidR="00FB60A5" w:rsidRPr="00BB56E9">
        <w:rPr>
          <w:rFonts w:ascii="BBC Reith Sans" w:hAnsi="BBC Reith Sans" w:cs="BBC Reith Sans"/>
          <w:sz w:val="22"/>
          <w:szCs w:val="22"/>
        </w:rPr>
        <w:t xml:space="preserve">key contract terms </w:t>
      </w:r>
      <w:r w:rsidR="00293755" w:rsidRPr="00BB56E9">
        <w:rPr>
          <w:rFonts w:ascii="BBC Reith Sans" w:hAnsi="BBC Reith Sans" w:cs="BBC Reith Sans"/>
          <w:sz w:val="22"/>
          <w:szCs w:val="22"/>
        </w:rPr>
        <w:t xml:space="preserve">and any other contractual documentation provided to </w:t>
      </w:r>
      <w:r w:rsidR="00A4562C" w:rsidRPr="00BB56E9">
        <w:rPr>
          <w:rFonts w:ascii="BBC Reith Sans" w:hAnsi="BBC Reith Sans" w:cs="BBC Reith Sans"/>
          <w:sz w:val="22"/>
          <w:szCs w:val="22"/>
        </w:rPr>
        <w:t>them</w:t>
      </w:r>
      <w:r w:rsidR="00293755" w:rsidRPr="00BB56E9">
        <w:rPr>
          <w:rFonts w:ascii="BBC Reith Sans" w:hAnsi="BBC Reith Sans" w:cs="BBC Reith Sans"/>
          <w:sz w:val="22"/>
          <w:szCs w:val="22"/>
        </w:rPr>
        <w:t xml:space="preserve">, subject to any specific amendments requested in the Form of Tender and subsequently agreed by the BBC.  Requested amendments to the </w:t>
      </w:r>
      <w:r w:rsidR="00FB60A5" w:rsidRPr="00BB56E9">
        <w:rPr>
          <w:rFonts w:ascii="BBC Reith Sans" w:hAnsi="BBC Reith Sans" w:cs="BBC Reith Sans"/>
          <w:sz w:val="22"/>
          <w:szCs w:val="22"/>
        </w:rPr>
        <w:t xml:space="preserve">key contract terms </w:t>
      </w:r>
      <w:r w:rsidR="00293755" w:rsidRPr="00BB56E9">
        <w:rPr>
          <w:rFonts w:ascii="BBC Reith Sans" w:hAnsi="BBC Reith Sans" w:cs="BBC Reith Sans"/>
          <w:sz w:val="22"/>
          <w:szCs w:val="22"/>
        </w:rPr>
        <w:t>or other contractual documentation will be evaluated in accordance with the evaluation criteria.</w:t>
      </w:r>
      <w:bookmarkEnd w:id="5"/>
      <w:bookmarkEnd w:id="6"/>
      <w:bookmarkEnd w:id="7"/>
      <w:bookmarkEnd w:id="8"/>
    </w:p>
    <w:sectPr w:rsidR="003D03C4" w:rsidRPr="00BB56E9" w:rsidSect="00402C2B">
      <w:headerReference w:type="default" r:id="rId24"/>
      <w:footerReference w:type="even" r:id="rId25"/>
      <w:footerReference w:type="default" r:id="rId26"/>
      <w:pgSz w:w="11900" w:h="16840"/>
      <w:pgMar w:top="993" w:right="1268" w:bottom="851" w:left="1418" w:header="708"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6AF93" w14:textId="77777777" w:rsidR="007A46FB" w:rsidRDefault="007A46FB">
      <w:r>
        <w:separator/>
      </w:r>
    </w:p>
  </w:endnote>
  <w:endnote w:type="continuationSeparator" w:id="0">
    <w:p w14:paraId="5FCD36C5" w14:textId="77777777" w:rsidR="007A46FB" w:rsidRDefault="007A46FB">
      <w:r>
        <w:continuationSeparator/>
      </w:r>
    </w:p>
  </w:endnote>
  <w:endnote w:type="continuationNotice" w:id="1">
    <w:p w14:paraId="486FBB3E" w14:textId="77777777" w:rsidR="007A46FB" w:rsidRDefault="007A46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BC Reith Sans">
    <w:panose1 w:val="020B0603020204020204"/>
    <w:charset w:val="00"/>
    <w:family w:val="swiss"/>
    <w:pitch w:val="variable"/>
    <w:sig w:usb0="A00002FF" w:usb1="5000005B" w:usb2="00000028" w:usb3="00000000" w:csb0="00000007"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EF19BF" w14:textId="4D5514C5" w:rsidR="00673E1E" w:rsidRDefault="00673E1E" w:rsidP="00A663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629B5">
      <w:rPr>
        <w:rStyle w:val="PageNumber"/>
        <w:noProof/>
      </w:rPr>
      <w:t>2</w:t>
    </w:r>
    <w:r>
      <w:rPr>
        <w:rStyle w:val="PageNumber"/>
      </w:rPr>
      <w:fldChar w:fldCharType="end"/>
    </w:r>
  </w:p>
  <w:p w14:paraId="5CEF19C0" w14:textId="77777777" w:rsidR="00673E1E" w:rsidRDefault="00673E1E" w:rsidP="006A50D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BBC Reith Sans" w:hAnsi="BBC Reith Sans" w:cs="BBC Reith Sans"/>
        <w:sz w:val="20"/>
        <w:szCs w:val="20"/>
      </w:rPr>
      <w:id w:val="-1076593128"/>
      <w:docPartObj>
        <w:docPartGallery w:val="Page Numbers (Bottom of Page)"/>
        <w:docPartUnique/>
      </w:docPartObj>
    </w:sdtPr>
    <w:sdtEndPr>
      <w:rPr>
        <w:noProof/>
      </w:rPr>
    </w:sdtEndPr>
    <w:sdtContent>
      <w:p w14:paraId="5CEF19C3" w14:textId="5D978DA0" w:rsidR="00673E1E" w:rsidRPr="006D0BE0" w:rsidRDefault="006D0BE0" w:rsidP="006D0BE0">
        <w:pPr>
          <w:pStyle w:val="Footer"/>
          <w:jc w:val="right"/>
          <w:rPr>
            <w:rFonts w:ascii="BBC Reith Sans" w:hAnsi="BBC Reith Sans" w:cs="BBC Reith Sans"/>
            <w:sz w:val="20"/>
            <w:szCs w:val="20"/>
          </w:rPr>
        </w:pPr>
        <w:r w:rsidRPr="006D0BE0">
          <w:rPr>
            <w:rFonts w:ascii="BBC Reith Sans" w:hAnsi="BBC Reith Sans" w:cs="BBC Reith Sans"/>
            <w:sz w:val="20"/>
            <w:szCs w:val="20"/>
          </w:rPr>
          <w:fldChar w:fldCharType="begin"/>
        </w:r>
        <w:r w:rsidRPr="006D0BE0">
          <w:rPr>
            <w:rFonts w:ascii="BBC Reith Sans" w:hAnsi="BBC Reith Sans" w:cs="BBC Reith Sans"/>
            <w:sz w:val="20"/>
            <w:szCs w:val="20"/>
          </w:rPr>
          <w:instrText xml:space="preserve"> PAGE   \* MERGEFORMAT </w:instrText>
        </w:r>
        <w:r w:rsidRPr="006D0BE0">
          <w:rPr>
            <w:rFonts w:ascii="BBC Reith Sans" w:hAnsi="BBC Reith Sans" w:cs="BBC Reith Sans"/>
            <w:sz w:val="20"/>
            <w:szCs w:val="20"/>
          </w:rPr>
          <w:fldChar w:fldCharType="separate"/>
        </w:r>
        <w:r w:rsidRPr="006D0BE0">
          <w:rPr>
            <w:rFonts w:ascii="BBC Reith Sans" w:hAnsi="BBC Reith Sans" w:cs="BBC Reith Sans"/>
            <w:noProof/>
            <w:sz w:val="20"/>
            <w:szCs w:val="20"/>
          </w:rPr>
          <w:t>2</w:t>
        </w:r>
        <w:r w:rsidRPr="006D0BE0">
          <w:rPr>
            <w:rFonts w:ascii="BBC Reith Sans" w:hAnsi="BBC Reith Sans" w:cs="BBC Reith Sans"/>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29C18" w14:textId="77777777" w:rsidR="007A46FB" w:rsidRDefault="007A46FB">
      <w:r>
        <w:separator/>
      </w:r>
    </w:p>
  </w:footnote>
  <w:footnote w:type="continuationSeparator" w:id="0">
    <w:p w14:paraId="1562E023" w14:textId="77777777" w:rsidR="007A46FB" w:rsidRDefault="007A46FB">
      <w:r>
        <w:continuationSeparator/>
      </w:r>
    </w:p>
  </w:footnote>
  <w:footnote w:type="continuationNotice" w:id="1">
    <w:p w14:paraId="049552D4" w14:textId="77777777" w:rsidR="007A46FB" w:rsidRDefault="007A46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87BEB" w14:textId="1C2A74A0" w:rsidR="00BB56E9" w:rsidRDefault="00BB56E9">
    <w:pPr>
      <w:pStyle w:val="Header"/>
      <w:rPr>
        <w:rFonts w:ascii="BBC Reith Sans" w:hAnsi="BBC Reith Sans" w:cs="BBC Reith Sans"/>
        <w:sz w:val="22"/>
        <w:szCs w:val="22"/>
      </w:rPr>
    </w:pPr>
    <w:r w:rsidRPr="00BB56E9">
      <w:rPr>
        <w:rFonts w:ascii="BBC Reith Sans" w:hAnsi="BBC Reith Sans" w:cs="BBC Reith Sans"/>
        <w:sz w:val="22"/>
        <w:szCs w:val="22"/>
      </w:rPr>
      <w:t>Doctor Who pre-school animation Invitation to Pitch 2025</w:t>
    </w:r>
  </w:p>
  <w:p w14:paraId="76B5EFD3" w14:textId="77777777" w:rsidR="00BB56E9" w:rsidRPr="00BB56E9" w:rsidRDefault="00BB56E9">
    <w:pPr>
      <w:pStyle w:val="Header"/>
      <w:rPr>
        <w:rFonts w:ascii="BBC Reith Sans" w:hAnsi="BBC Reith Sans" w:cs="BBC Reith Sans"/>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96425"/>
    <w:multiLevelType w:val="hybridMultilevel"/>
    <w:tmpl w:val="C6E02E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379B"/>
    <w:multiLevelType w:val="hybridMultilevel"/>
    <w:tmpl w:val="06367F5C"/>
    <w:lvl w:ilvl="0" w:tplc="EC506BC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06180623"/>
    <w:multiLevelType w:val="hybridMultilevel"/>
    <w:tmpl w:val="34C0F3B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334C91"/>
    <w:multiLevelType w:val="multilevel"/>
    <w:tmpl w:val="2E302F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3D2251"/>
    <w:multiLevelType w:val="hybridMultilevel"/>
    <w:tmpl w:val="824C2F92"/>
    <w:lvl w:ilvl="0" w:tplc="417EED76">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E86DC8"/>
    <w:multiLevelType w:val="hybridMultilevel"/>
    <w:tmpl w:val="B2D8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BA4973"/>
    <w:multiLevelType w:val="hybridMultilevel"/>
    <w:tmpl w:val="B0B241CE"/>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2F2FFB"/>
    <w:multiLevelType w:val="hybridMultilevel"/>
    <w:tmpl w:val="B3F66BB4"/>
    <w:lvl w:ilvl="0" w:tplc="328E0016">
      <w:start w:val="1"/>
      <w:numFmt w:val="bullet"/>
      <w:lvlText w:val=""/>
      <w:lvlJc w:val="left"/>
      <w:pPr>
        <w:ind w:left="644" w:hanging="360"/>
      </w:pPr>
      <w:rPr>
        <w:rFonts w:ascii="Symbol" w:hAnsi="Symbol" w:hint="default"/>
        <w:color w:val="4F81BD" w:themeColor="accent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5411F4F"/>
    <w:multiLevelType w:val="hybridMultilevel"/>
    <w:tmpl w:val="9582386E"/>
    <w:lvl w:ilvl="0" w:tplc="DDC6A5F6">
      <w:start w:val="1"/>
      <w:numFmt w:val="bullet"/>
      <w:lvlText w:val=""/>
      <w:lvlJc w:val="left"/>
      <w:pPr>
        <w:ind w:left="360" w:hanging="360"/>
      </w:pPr>
      <w:rPr>
        <w:rFonts w:ascii="Symbol" w:hAnsi="Symbol" w:hint="default"/>
        <w:color w:val="4F81BD" w:themeColor="accent1"/>
      </w:rPr>
    </w:lvl>
    <w:lvl w:ilvl="1" w:tplc="08090003" w:tentative="1">
      <w:start w:val="1"/>
      <w:numFmt w:val="bullet"/>
      <w:lvlText w:val="o"/>
      <w:lvlJc w:val="left"/>
      <w:pPr>
        <w:ind w:left="1516" w:hanging="360"/>
      </w:pPr>
      <w:rPr>
        <w:rFonts w:ascii="Courier New" w:hAnsi="Courier New" w:cs="Courier New" w:hint="default"/>
      </w:rPr>
    </w:lvl>
    <w:lvl w:ilvl="2" w:tplc="08090005" w:tentative="1">
      <w:start w:val="1"/>
      <w:numFmt w:val="bullet"/>
      <w:lvlText w:val=""/>
      <w:lvlJc w:val="left"/>
      <w:pPr>
        <w:ind w:left="2236" w:hanging="360"/>
      </w:pPr>
      <w:rPr>
        <w:rFonts w:ascii="Wingdings" w:hAnsi="Wingdings" w:hint="default"/>
      </w:rPr>
    </w:lvl>
    <w:lvl w:ilvl="3" w:tplc="08090001" w:tentative="1">
      <w:start w:val="1"/>
      <w:numFmt w:val="bullet"/>
      <w:lvlText w:val=""/>
      <w:lvlJc w:val="left"/>
      <w:pPr>
        <w:ind w:left="2956" w:hanging="360"/>
      </w:pPr>
      <w:rPr>
        <w:rFonts w:ascii="Symbol" w:hAnsi="Symbol" w:hint="default"/>
      </w:rPr>
    </w:lvl>
    <w:lvl w:ilvl="4" w:tplc="08090003" w:tentative="1">
      <w:start w:val="1"/>
      <w:numFmt w:val="bullet"/>
      <w:lvlText w:val="o"/>
      <w:lvlJc w:val="left"/>
      <w:pPr>
        <w:ind w:left="3676" w:hanging="360"/>
      </w:pPr>
      <w:rPr>
        <w:rFonts w:ascii="Courier New" w:hAnsi="Courier New" w:cs="Courier New" w:hint="default"/>
      </w:rPr>
    </w:lvl>
    <w:lvl w:ilvl="5" w:tplc="08090005" w:tentative="1">
      <w:start w:val="1"/>
      <w:numFmt w:val="bullet"/>
      <w:lvlText w:val=""/>
      <w:lvlJc w:val="left"/>
      <w:pPr>
        <w:ind w:left="4396" w:hanging="360"/>
      </w:pPr>
      <w:rPr>
        <w:rFonts w:ascii="Wingdings" w:hAnsi="Wingdings" w:hint="default"/>
      </w:rPr>
    </w:lvl>
    <w:lvl w:ilvl="6" w:tplc="08090001" w:tentative="1">
      <w:start w:val="1"/>
      <w:numFmt w:val="bullet"/>
      <w:lvlText w:val=""/>
      <w:lvlJc w:val="left"/>
      <w:pPr>
        <w:ind w:left="5116" w:hanging="360"/>
      </w:pPr>
      <w:rPr>
        <w:rFonts w:ascii="Symbol" w:hAnsi="Symbol" w:hint="default"/>
      </w:rPr>
    </w:lvl>
    <w:lvl w:ilvl="7" w:tplc="08090003" w:tentative="1">
      <w:start w:val="1"/>
      <w:numFmt w:val="bullet"/>
      <w:lvlText w:val="o"/>
      <w:lvlJc w:val="left"/>
      <w:pPr>
        <w:ind w:left="5836" w:hanging="360"/>
      </w:pPr>
      <w:rPr>
        <w:rFonts w:ascii="Courier New" w:hAnsi="Courier New" w:cs="Courier New" w:hint="default"/>
      </w:rPr>
    </w:lvl>
    <w:lvl w:ilvl="8" w:tplc="08090005" w:tentative="1">
      <w:start w:val="1"/>
      <w:numFmt w:val="bullet"/>
      <w:lvlText w:val=""/>
      <w:lvlJc w:val="left"/>
      <w:pPr>
        <w:ind w:left="6556" w:hanging="360"/>
      </w:pPr>
      <w:rPr>
        <w:rFonts w:ascii="Wingdings" w:hAnsi="Wingdings" w:hint="default"/>
      </w:rPr>
    </w:lvl>
  </w:abstractNum>
  <w:abstractNum w:abstractNumId="9" w15:restartNumberingAfterBreak="0">
    <w:nsid w:val="159828EF"/>
    <w:multiLevelType w:val="hybridMultilevel"/>
    <w:tmpl w:val="425662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163E0D43"/>
    <w:multiLevelType w:val="hybridMultilevel"/>
    <w:tmpl w:val="CCAA39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555E03"/>
    <w:multiLevelType w:val="multilevel"/>
    <w:tmpl w:val="0DD068E4"/>
    <w:styleLink w:val="MYLIST"/>
    <w:lvl w:ilvl="0">
      <w:start w:val="1"/>
      <w:numFmt w:val="lowerLetter"/>
      <w:pStyle w:val="Heading3"/>
      <w:lvlText w:val="%1."/>
      <w:lvlJc w:val="left"/>
      <w:pPr>
        <w:ind w:left="360" w:hanging="360"/>
      </w:pPr>
      <w:rPr>
        <w:rFonts w:hint="default"/>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8CBB677"/>
    <w:multiLevelType w:val="hybridMultilevel"/>
    <w:tmpl w:val="D68A1E94"/>
    <w:lvl w:ilvl="0" w:tplc="5612451C">
      <w:start w:val="1"/>
      <w:numFmt w:val="bullet"/>
      <w:lvlText w:val=""/>
      <w:lvlJc w:val="left"/>
      <w:pPr>
        <w:ind w:left="360" w:hanging="360"/>
      </w:pPr>
      <w:rPr>
        <w:rFonts w:ascii="Symbol" w:hAnsi="Symbol" w:hint="default"/>
      </w:rPr>
    </w:lvl>
    <w:lvl w:ilvl="1" w:tplc="99B4F48E">
      <w:start w:val="1"/>
      <w:numFmt w:val="bullet"/>
      <w:lvlText w:val="o"/>
      <w:lvlJc w:val="left"/>
      <w:pPr>
        <w:ind w:left="1080" w:hanging="360"/>
      </w:pPr>
      <w:rPr>
        <w:rFonts w:ascii="Courier New" w:hAnsi="Courier New" w:cs="Times New Roman" w:hint="default"/>
      </w:rPr>
    </w:lvl>
    <w:lvl w:ilvl="2" w:tplc="7BD40156">
      <w:start w:val="1"/>
      <w:numFmt w:val="bullet"/>
      <w:lvlText w:val=""/>
      <w:lvlJc w:val="left"/>
      <w:pPr>
        <w:ind w:left="1800" w:hanging="360"/>
      </w:pPr>
      <w:rPr>
        <w:rFonts w:ascii="Wingdings" w:hAnsi="Wingdings" w:hint="default"/>
      </w:rPr>
    </w:lvl>
    <w:lvl w:ilvl="3" w:tplc="7F543496">
      <w:start w:val="1"/>
      <w:numFmt w:val="bullet"/>
      <w:lvlText w:val=""/>
      <w:lvlJc w:val="left"/>
      <w:pPr>
        <w:ind w:left="2520" w:hanging="360"/>
      </w:pPr>
      <w:rPr>
        <w:rFonts w:ascii="Symbol" w:hAnsi="Symbol" w:hint="default"/>
      </w:rPr>
    </w:lvl>
    <w:lvl w:ilvl="4" w:tplc="AAF88746">
      <w:start w:val="1"/>
      <w:numFmt w:val="bullet"/>
      <w:lvlText w:val="o"/>
      <w:lvlJc w:val="left"/>
      <w:pPr>
        <w:ind w:left="3240" w:hanging="360"/>
      </w:pPr>
      <w:rPr>
        <w:rFonts w:ascii="Courier New" w:hAnsi="Courier New" w:cs="Times New Roman" w:hint="default"/>
      </w:rPr>
    </w:lvl>
    <w:lvl w:ilvl="5" w:tplc="FED8565C">
      <w:start w:val="1"/>
      <w:numFmt w:val="bullet"/>
      <w:lvlText w:val=""/>
      <w:lvlJc w:val="left"/>
      <w:pPr>
        <w:ind w:left="3960" w:hanging="360"/>
      </w:pPr>
      <w:rPr>
        <w:rFonts w:ascii="Wingdings" w:hAnsi="Wingdings" w:hint="default"/>
      </w:rPr>
    </w:lvl>
    <w:lvl w:ilvl="6" w:tplc="853A7024">
      <w:start w:val="1"/>
      <w:numFmt w:val="bullet"/>
      <w:lvlText w:val=""/>
      <w:lvlJc w:val="left"/>
      <w:pPr>
        <w:ind w:left="4680" w:hanging="360"/>
      </w:pPr>
      <w:rPr>
        <w:rFonts w:ascii="Symbol" w:hAnsi="Symbol" w:hint="default"/>
      </w:rPr>
    </w:lvl>
    <w:lvl w:ilvl="7" w:tplc="A4D6372C">
      <w:start w:val="1"/>
      <w:numFmt w:val="bullet"/>
      <w:lvlText w:val="o"/>
      <w:lvlJc w:val="left"/>
      <w:pPr>
        <w:ind w:left="5400" w:hanging="360"/>
      </w:pPr>
      <w:rPr>
        <w:rFonts w:ascii="Courier New" w:hAnsi="Courier New" w:cs="Times New Roman" w:hint="default"/>
      </w:rPr>
    </w:lvl>
    <w:lvl w:ilvl="8" w:tplc="05643CA8">
      <w:start w:val="1"/>
      <w:numFmt w:val="bullet"/>
      <w:lvlText w:val=""/>
      <w:lvlJc w:val="left"/>
      <w:pPr>
        <w:ind w:left="6120" w:hanging="360"/>
      </w:pPr>
      <w:rPr>
        <w:rFonts w:ascii="Wingdings" w:hAnsi="Wingdings" w:hint="default"/>
      </w:rPr>
    </w:lvl>
  </w:abstractNum>
  <w:abstractNum w:abstractNumId="13" w15:restartNumberingAfterBreak="0">
    <w:nsid w:val="1B596343"/>
    <w:multiLevelType w:val="hybridMultilevel"/>
    <w:tmpl w:val="AFDE528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1BEB4F68"/>
    <w:multiLevelType w:val="hybridMultilevel"/>
    <w:tmpl w:val="80DE569C"/>
    <w:lvl w:ilvl="0" w:tplc="08090001">
      <w:start w:val="1"/>
      <w:numFmt w:val="bullet"/>
      <w:lvlText w:val=""/>
      <w:lvlJc w:val="left"/>
      <w:pPr>
        <w:ind w:left="723" w:hanging="360"/>
      </w:pPr>
      <w:rPr>
        <w:rFonts w:ascii="Symbol" w:hAnsi="Symbol" w:hint="default"/>
        <w:b w:val="0"/>
        <w:bCs w:val="0"/>
        <w:i w:val="0"/>
        <w:iCs w:val="0"/>
      </w:rPr>
    </w:lvl>
    <w:lvl w:ilvl="1" w:tplc="FFFFFFFF">
      <w:start w:val="1"/>
      <w:numFmt w:val="lowerLetter"/>
      <w:lvlText w:val="%2."/>
      <w:lvlJc w:val="left"/>
      <w:pPr>
        <w:ind w:left="1443" w:hanging="360"/>
      </w:pPr>
    </w:lvl>
    <w:lvl w:ilvl="2" w:tplc="FFFFFFFF" w:tentative="1">
      <w:start w:val="1"/>
      <w:numFmt w:val="lowerRoman"/>
      <w:lvlText w:val="%3."/>
      <w:lvlJc w:val="right"/>
      <w:pPr>
        <w:ind w:left="2163" w:hanging="180"/>
      </w:pPr>
    </w:lvl>
    <w:lvl w:ilvl="3" w:tplc="FFFFFFFF" w:tentative="1">
      <w:start w:val="1"/>
      <w:numFmt w:val="decimal"/>
      <w:lvlText w:val="%4."/>
      <w:lvlJc w:val="left"/>
      <w:pPr>
        <w:ind w:left="2883" w:hanging="360"/>
      </w:pPr>
    </w:lvl>
    <w:lvl w:ilvl="4" w:tplc="FFFFFFFF" w:tentative="1">
      <w:start w:val="1"/>
      <w:numFmt w:val="lowerLetter"/>
      <w:lvlText w:val="%5."/>
      <w:lvlJc w:val="left"/>
      <w:pPr>
        <w:ind w:left="3603" w:hanging="360"/>
      </w:pPr>
    </w:lvl>
    <w:lvl w:ilvl="5" w:tplc="FFFFFFFF" w:tentative="1">
      <w:start w:val="1"/>
      <w:numFmt w:val="lowerRoman"/>
      <w:lvlText w:val="%6."/>
      <w:lvlJc w:val="right"/>
      <w:pPr>
        <w:ind w:left="4323" w:hanging="180"/>
      </w:pPr>
    </w:lvl>
    <w:lvl w:ilvl="6" w:tplc="FFFFFFFF" w:tentative="1">
      <w:start w:val="1"/>
      <w:numFmt w:val="decimal"/>
      <w:lvlText w:val="%7."/>
      <w:lvlJc w:val="left"/>
      <w:pPr>
        <w:ind w:left="5043" w:hanging="360"/>
      </w:pPr>
    </w:lvl>
    <w:lvl w:ilvl="7" w:tplc="FFFFFFFF" w:tentative="1">
      <w:start w:val="1"/>
      <w:numFmt w:val="lowerLetter"/>
      <w:lvlText w:val="%8."/>
      <w:lvlJc w:val="left"/>
      <w:pPr>
        <w:ind w:left="5763" w:hanging="360"/>
      </w:pPr>
    </w:lvl>
    <w:lvl w:ilvl="8" w:tplc="FFFFFFFF" w:tentative="1">
      <w:start w:val="1"/>
      <w:numFmt w:val="lowerRoman"/>
      <w:lvlText w:val="%9."/>
      <w:lvlJc w:val="right"/>
      <w:pPr>
        <w:ind w:left="6483" w:hanging="180"/>
      </w:pPr>
    </w:lvl>
  </w:abstractNum>
  <w:abstractNum w:abstractNumId="15" w15:restartNumberingAfterBreak="0">
    <w:nsid w:val="1CED569A"/>
    <w:multiLevelType w:val="hybridMultilevel"/>
    <w:tmpl w:val="AAF62362"/>
    <w:lvl w:ilvl="0" w:tplc="08090001">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1D0209FC"/>
    <w:multiLevelType w:val="multilevel"/>
    <w:tmpl w:val="535A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476E9E"/>
    <w:multiLevelType w:val="hybridMultilevel"/>
    <w:tmpl w:val="9FEEEBCE"/>
    <w:lvl w:ilvl="0" w:tplc="A1D63EA8">
      <w:start w:val="1"/>
      <w:numFmt w:val="upp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CB00E9"/>
    <w:multiLevelType w:val="hybridMultilevel"/>
    <w:tmpl w:val="EF4CBB34"/>
    <w:lvl w:ilvl="0" w:tplc="6810A422">
      <w:start w:val="1"/>
      <w:numFmt w:val="decimal"/>
      <w:lvlText w:val="%1."/>
      <w:lvlJc w:val="left"/>
      <w:pPr>
        <w:ind w:left="363" w:hanging="360"/>
      </w:pPr>
      <w:rPr>
        <w:rFonts w:ascii="BBC Reith Sans" w:hAnsi="BBC Reith Sans" w:cs="BBC Reith Sans" w:hint="default"/>
        <w:b/>
        <w:bCs/>
        <w:color w:val="002060"/>
      </w:rPr>
    </w:lvl>
    <w:lvl w:ilvl="1" w:tplc="FFFFFFFF" w:tentative="1">
      <w:start w:val="1"/>
      <w:numFmt w:val="lowerLetter"/>
      <w:lvlText w:val="%2."/>
      <w:lvlJc w:val="left"/>
      <w:pPr>
        <w:ind w:left="1083" w:hanging="360"/>
      </w:pPr>
    </w:lvl>
    <w:lvl w:ilvl="2" w:tplc="FFFFFFFF" w:tentative="1">
      <w:start w:val="1"/>
      <w:numFmt w:val="lowerRoman"/>
      <w:lvlText w:val="%3."/>
      <w:lvlJc w:val="right"/>
      <w:pPr>
        <w:ind w:left="1803" w:hanging="180"/>
      </w:pPr>
    </w:lvl>
    <w:lvl w:ilvl="3" w:tplc="FFFFFFFF" w:tentative="1">
      <w:start w:val="1"/>
      <w:numFmt w:val="decimal"/>
      <w:lvlText w:val="%4."/>
      <w:lvlJc w:val="left"/>
      <w:pPr>
        <w:ind w:left="2523" w:hanging="360"/>
      </w:pPr>
    </w:lvl>
    <w:lvl w:ilvl="4" w:tplc="FFFFFFFF" w:tentative="1">
      <w:start w:val="1"/>
      <w:numFmt w:val="lowerLetter"/>
      <w:lvlText w:val="%5."/>
      <w:lvlJc w:val="left"/>
      <w:pPr>
        <w:ind w:left="3243" w:hanging="360"/>
      </w:pPr>
    </w:lvl>
    <w:lvl w:ilvl="5" w:tplc="FFFFFFFF" w:tentative="1">
      <w:start w:val="1"/>
      <w:numFmt w:val="lowerRoman"/>
      <w:lvlText w:val="%6."/>
      <w:lvlJc w:val="right"/>
      <w:pPr>
        <w:ind w:left="3963" w:hanging="180"/>
      </w:pPr>
    </w:lvl>
    <w:lvl w:ilvl="6" w:tplc="FFFFFFFF" w:tentative="1">
      <w:start w:val="1"/>
      <w:numFmt w:val="decimal"/>
      <w:lvlText w:val="%7."/>
      <w:lvlJc w:val="left"/>
      <w:pPr>
        <w:ind w:left="4683" w:hanging="360"/>
      </w:pPr>
    </w:lvl>
    <w:lvl w:ilvl="7" w:tplc="FFFFFFFF" w:tentative="1">
      <w:start w:val="1"/>
      <w:numFmt w:val="lowerLetter"/>
      <w:lvlText w:val="%8."/>
      <w:lvlJc w:val="left"/>
      <w:pPr>
        <w:ind w:left="5403" w:hanging="360"/>
      </w:pPr>
    </w:lvl>
    <w:lvl w:ilvl="8" w:tplc="FFFFFFFF" w:tentative="1">
      <w:start w:val="1"/>
      <w:numFmt w:val="lowerRoman"/>
      <w:lvlText w:val="%9."/>
      <w:lvlJc w:val="right"/>
      <w:pPr>
        <w:ind w:left="6123" w:hanging="180"/>
      </w:pPr>
    </w:lvl>
  </w:abstractNum>
  <w:abstractNum w:abstractNumId="19" w15:restartNumberingAfterBreak="0">
    <w:nsid w:val="1F762449"/>
    <w:multiLevelType w:val="hybridMultilevel"/>
    <w:tmpl w:val="271A66F0"/>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1FE603CA"/>
    <w:multiLevelType w:val="hybridMultilevel"/>
    <w:tmpl w:val="D25CA5E6"/>
    <w:lvl w:ilvl="0" w:tplc="0D20C12E">
      <w:start w:val="1"/>
      <w:numFmt w:val="bullet"/>
      <w:lvlText w:val=""/>
      <w:lvlJc w:val="left"/>
      <w:pPr>
        <w:ind w:left="641" w:hanging="360"/>
      </w:pPr>
      <w:rPr>
        <w:rFonts w:ascii="Symbol" w:hAnsi="Symbol" w:hint="default"/>
        <w:sz w:val="20"/>
        <w:szCs w:val="20"/>
      </w:rPr>
    </w:lvl>
    <w:lvl w:ilvl="1" w:tplc="08090003">
      <w:start w:val="1"/>
      <w:numFmt w:val="bullet"/>
      <w:lvlText w:val="o"/>
      <w:lvlJc w:val="left"/>
      <w:pPr>
        <w:ind w:left="1361" w:hanging="360"/>
      </w:pPr>
      <w:rPr>
        <w:rFonts w:ascii="Courier New" w:hAnsi="Courier New" w:cs="Courier New" w:hint="default"/>
      </w:rPr>
    </w:lvl>
    <w:lvl w:ilvl="2" w:tplc="08090005" w:tentative="1">
      <w:start w:val="1"/>
      <w:numFmt w:val="bullet"/>
      <w:lvlText w:val=""/>
      <w:lvlJc w:val="left"/>
      <w:pPr>
        <w:ind w:left="2081" w:hanging="360"/>
      </w:pPr>
      <w:rPr>
        <w:rFonts w:ascii="Wingdings" w:hAnsi="Wingdings" w:hint="default"/>
      </w:rPr>
    </w:lvl>
    <w:lvl w:ilvl="3" w:tplc="08090001" w:tentative="1">
      <w:start w:val="1"/>
      <w:numFmt w:val="bullet"/>
      <w:lvlText w:val=""/>
      <w:lvlJc w:val="left"/>
      <w:pPr>
        <w:ind w:left="2801" w:hanging="360"/>
      </w:pPr>
      <w:rPr>
        <w:rFonts w:ascii="Symbol" w:hAnsi="Symbol" w:hint="default"/>
      </w:rPr>
    </w:lvl>
    <w:lvl w:ilvl="4" w:tplc="08090003" w:tentative="1">
      <w:start w:val="1"/>
      <w:numFmt w:val="bullet"/>
      <w:lvlText w:val="o"/>
      <w:lvlJc w:val="left"/>
      <w:pPr>
        <w:ind w:left="3521" w:hanging="360"/>
      </w:pPr>
      <w:rPr>
        <w:rFonts w:ascii="Courier New" w:hAnsi="Courier New" w:cs="Courier New" w:hint="default"/>
      </w:rPr>
    </w:lvl>
    <w:lvl w:ilvl="5" w:tplc="08090005" w:tentative="1">
      <w:start w:val="1"/>
      <w:numFmt w:val="bullet"/>
      <w:lvlText w:val=""/>
      <w:lvlJc w:val="left"/>
      <w:pPr>
        <w:ind w:left="4241" w:hanging="360"/>
      </w:pPr>
      <w:rPr>
        <w:rFonts w:ascii="Wingdings" w:hAnsi="Wingdings" w:hint="default"/>
      </w:rPr>
    </w:lvl>
    <w:lvl w:ilvl="6" w:tplc="08090001" w:tentative="1">
      <w:start w:val="1"/>
      <w:numFmt w:val="bullet"/>
      <w:lvlText w:val=""/>
      <w:lvlJc w:val="left"/>
      <w:pPr>
        <w:ind w:left="4961" w:hanging="360"/>
      </w:pPr>
      <w:rPr>
        <w:rFonts w:ascii="Symbol" w:hAnsi="Symbol" w:hint="default"/>
      </w:rPr>
    </w:lvl>
    <w:lvl w:ilvl="7" w:tplc="08090003" w:tentative="1">
      <w:start w:val="1"/>
      <w:numFmt w:val="bullet"/>
      <w:lvlText w:val="o"/>
      <w:lvlJc w:val="left"/>
      <w:pPr>
        <w:ind w:left="5681" w:hanging="360"/>
      </w:pPr>
      <w:rPr>
        <w:rFonts w:ascii="Courier New" w:hAnsi="Courier New" w:cs="Courier New" w:hint="default"/>
      </w:rPr>
    </w:lvl>
    <w:lvl w:ilvl="8" w:tplc="08090005" w:tentative="1">
      <w:start w:val="1"/>
      <w:numFmt w:val="bullet"/>
      <w:lvlText w:val=""/>
      <w:lvlJc w:val="left"/>
      <w:pPr>
        <w:ind w:left="6401" w:hanging="360"/>
      </w:pPr>
      <w:rPr>
        <w:rFonts w:ascii="Wingdings" w:hAnsi="Wingdings" w:hint="default"/>
      </w:rPr>
    </w:lvl>
  </w:abstractNum>
  <w:abstractNum w:abstractNumId="21" w15:restartNumberingAfterBreak="0">
    <w:nsid w:val="229D114D"/>
    <w:multiLevelType w:val="hybridMultilevel"/>
    <w:tmpl w:val="7F12350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2E0190D"/>
    <w:multiLevelType w:val="hybridMultilevel"/>
    <w:tmpl w:val="77BCE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1B0422"/>
    <w:multiLevelType w:val="hybridMultilevel"/>
    <w:tmpl w:val="0E263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4D95578"/>
    <w:multiLevelType w:val="hybridMultilevel"/>
    <w:tmpl w:val="A43296E0"/>
    <w:lvl w:ilvl="0" w:tplc="349C99B4">
      <w:start w:val="299"/>
      <w:numFmt w:val="bullet"/>
      <w:lvlText w:val="-"/>
      <w:lvlJc w:val="left"/>
      <w:pPr>
        <w:ind w:left="720" w:hanging="360"/>
      </w:pPr>
      <w:rPr>
        <w:rFonts w:ascii="Aptos" w:eastAsiaTheme="minorHAnsi" w:hAnsi="Apto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BF43EC"/>
    <w:multiLevelType w:val="hybridMultilevel"/>
    <w:tmpl w:val="D2A48A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8DF3B65"/>
    <w:multiLevelType w:val="hybridMultilevel"/>
    <w:tmpl w:val="BFDE5B1A"/>
    <w:lvl w:ilvl="0" w:tplc="08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7" w15:restartNumberingAfterBreak="0">
    <w:nsid w:val="2A3B63FD"/>
    <w:multiLevelType w:val="hybridMultilevel"/>
    <w:tmpl w:val="34180D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A7452D1"/>
    <w:multiLevelType w:val="hybridMultilevel"/>
    <w:tmpl w:val="60806186"/>
    <w:lvl w:ilvl="0" w:tplc="ADEE1912">
      <w:start w:val="1"/>
      <w:numFmt w:val="lowerLetter"/>
      <w:lvlText w:val="%1."/>
      <w:lvlJc w:val="left"/>
      <w:pPr>
        <w:ind w:left="363" w:hanging="360"/>
      </w:pPr>
      <w:rPr>
        <w:b/>
        <w:bCs/>
        <w:color w:val="002060"/>
      </w:rPr>
    </w:lvl>
    <w:lvl w:ilvl="1" w:tplc="FFFFFFFF" w:tentative="1">
      <w:start w:val="1"/>
      <w:numFmt w:val="lowerLetter"/>
      <w:lvlText w:val="%2."/>
      <w:lvlJc w:val="left"/>
      <w:pPr>
        <w:ind w:left="1083" w:hanging="360"/>
      </w:pPr>
    </w:lvl>
    <w:lvl w:ilvl="2" w:tplc="FFFFFFFF" w:tentative="1">
      <w:start w:val="1"/>
      <w:numFmt w:val="lowerRoman"/>
      <w:lvlText w:val="%3."/>
      <w:lvlJc w:val="right"/>
      <w:pPr>
        <w:ind w:left="1803" w:hanging="180"/>
      </w:pPr>
    </w:lvl>
    <w:lvl w:ilvl="3" w:tplc="FFFFFFFF" w:tentative="1">
      <w:start w:val="1"/>
      <w:numFmt w:val="decimal"/>
      <w:lvlText w:val="%4."/>
      <w:lvlJc w:val="left"/>
      <w:pPr>
        <w:ind w:left="2523" w:hanging="360"/>
      </w:pPr>
    </w:lvl>
    <w:lvl w:ilvl="4" w:tplc="FFFFFFFF" w:tentative="1">
      <w:start w:val="1"/>
      <w:numFmt w:val="lowerLetter"/>
      <w:lvlText w:val="%5."/>
      <w:lvlJc w:val="left"/>
      <w:pPr>
        <w:ind w:left="3243" w:hanging="360"/>
      </w:pPr>
    </w:lvl>
    <w:lvl w:ilvl="5" w:tplc="FFFFFFFF" w:tentative="1">
      <w:start w:val="1"/>
      <w:numFmt w:val="lowerRoman"/>
      <w:lvlText w:val="%6."/>
      <w:lvlJc w:val="right"/>
      <w:pPr>
        <w:ind w:left="3963" w:hanging="180"/>
      </w:pPr>
    </w:lvl>
    <w:lvl w:ilvl="6" w:tplc="FFFFFFFF" w:tentative="1">
      <w:start w:val="1"/>
      <w:numFmt w:val="decimal"/>
      <w:lvlText w:val="%7."/>
      <w:lvlJc w:val="left"/>
      <w:pPr>
        <w:ind w:left="4683" w:hanging="360"/>
      </w:pPr>
    </w:lvl>
    <w:lvl w:ilvl="7" w:tplc="FFFFFFFF" w:tentative="1">
      <w:start w:val="1"/>
      <w:numFmt w:val="lowerLetter"/>
      <w:lvlText w:val="%8."/>
      <w:lvlJc w:val="left"/>
      <w:pPr>
        <w:ind w:left="5403" w:hanging="360"/>
      </w:pPr>
    </w:lvl>
    <w:lvl w:ilvl="8" w:tplc="FFFFFFFF" w:tentative="1">
      <w:start w:val="1"/>
      <w:numFmt w:val="lowerRoman"/>
      <w:lvlText w:val="%9."/>
      <w:lvlJc w:val="right"/>
      <w:pPr>
        <w:ind w:left="6123" w:hanging="180"/>
      </w:pPr>
    </w:lvl>
  </w:abstractNum>
  <w:abstractNum w:abstractNumId="29" w15:restartNumberingAfterBreak="0">
    <w:nsid w:val="2CD179A2"/>
    <w:multiLevelType w:val="hybridMultilevel"/>
    <w:tmpl w:val="30BE474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0" w15:restartNumberingAfterBreak="0">
    <w:nsid w:val="2D793D2F"/>
    <w:multiLevelType w:val="hybridMultilevel"/>
    <w:tmpl w:val="37343F62"/>
    <w:lvl w:ilvl="0" w:tplc="76D428E2">
      <w:start w:val="1"/>
      <w:numFmt w:val="lowerRoman"/>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F2729AC"/>
    <w:multiLevelType w:val="hybridMultilevel"/>
    <w:tmpl w:val="8034E1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53164E"/>
    <w:multiLevelType w:val="hybridMultilevel"/>
    <w:tmpl w:val="CA9A0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B8375B"/>
    <w:multiLevelType w:val="hybridMultilevel"/>
    <w:tmpl w:val="A61054D8"/>
    <w:lvl w:ilvl="0" w:tplc="DDC6A5F6">
      <w:start w:val="1"/>
      <w:numFmt w:val="bullet"/>
      <w:lvlText w:val=""/>
      <w:lvlJc w:val="left"/>
      <w:pPr>
        <w:ind w:left="360" w:hanging="360"/>
      </w:pPr>
      <w:rPr>
        <w:rFonts w:ascii="Symbol" w:hAnsi="Symbol" w:hint="default"/>
        <w:color w:val="4F81BD" w:themeColor="accent1"/>
      </w:rPr>
    </w:lvl>
    <w:lvl w:ilvl="1" w:tplc="08090003" w:tentative="1">
      <w:start w:val="1"/>
      <w:numFmt w:val="bullet"/>
      <w:lvlText w:val="o"/>
      <w:lvlJc w:val="left"/>
      <w:pPr>
        <w:ind w:left="1516" w:hanging="360"/>
      </w:pPr>
      <w:rPr>
        <w:rFonts w:ascii="Courier New" w:hAnsi="Courier New" w:cs="Courier New" w:hint="default"/>
      </w:rPr>
    </w:lvl>
    <w:lvl w:ilvl="2" w:tplc="08090005" w:tentative="1">
      <w:start w:val="1"/>
      <w:numFmt w:val="bullet"/>
      <w:lvlText w:val=""/>
      <w:lvlJc w:val="left"/>
      <w:pPr>
        <w:ind w:left="2236" w:hanging="360"/>
      </w:pPr>
      <w:rPr>
        <w:rFonts w:ascii="Wingdings" w:hAnsi="Wingdings" w:hint="default"/>
      </w:rPr>
    </w:lvl>
    <w:lvl w:ilvl="3" w:tplc="08090001" w:tentative="1">
      <w:start w:val="1"/>
      <w:numFmt w:val="bullet"/>
      <w:lvlText w:val=""/>
      <w:lvlJc w:val="left"/>
      <w:pPr>
        <w:ind w:left="2956" w:hanging="360"/>
      </w:pPr>
      <w:rPr>
        <w:rFonts w:ascii="Symbol" w:hAnsi="Symbol" w:hint="default"/>
      </w:rPr>
    </w:lvl>
    <w:lvl w:ilvl="4" w:tplc="08090003" w:tentative="1">
      <w:start w:val="1"/>
      <w:numFmt w:val="bullet"/>
      <w:lvlText w:val="o"/>
      <w:lvlJc w:val="left"/>
      <w:pPr>
        <w:ind w:left="3676" w:hanging="360"/>
      </w:pPr>
      <w:rPr>
        <w:rFonts w:ascii="Courier New" w:hAnsi="Courier New" w:cs="Courier New" w:hint="default"/>
      </w:rPr>
    </w:lvl>
    <w:lvl w:ilvl="5" w:tplc="08090005" w:tentative="1">
      <w:start w:val="1"/>
      <w:numFmt w:val="bullet"/>
      <w:lvlText w:val=""/>
      <w:lvlJc w:val="left"/>
      <w:pPr>
        <w:ind w:left="4396" w:hanging="360"/>
      </w:pPr>
      <w:rPr>
        <w:rFonts w:ascii="Wingdings" w:hAnsi="Wingdings" w:hint="default"/>
      </w:rPr>
    </w:lvl>
    <w:lvl w:ilvl="6" w:tplc="08090001" w:tentative="1">
      <w:start w:val="1"/>
      <w:numFmt w:val="bullet"/>
      <w:lvlText w:val=""/>
      <w:lvlJc w:val="left"/>
      <w:pPr>
        <w:ind w:left="5116" w:hanging="360"/>
      </w:pPr>
      <w:rPr>
        <w:rFonts w:ascii="Symbol" w:hAnsi="Symbol" w:hint="default"/>
      </w:rPr>
    </w:lvl>
    <w:lvl w:ilvl="7" w:tplc="08090003" w:tentative="1">
      <w:start w:val="1"/>
      <w:numFmt w:val="bullet"/>
      <w:lvlText w:val="o"/>
      <w:lvlJc w:val="left"/>
      <w:pPr>
        <w:ind w:left="5836" w:hanging="360"/>
      </w:pPr>
      <w:rPr>
        <w:rFonts w:ascii="Courier New" w:hAnsi="Courier New" w:cs="Courier New" w:hint="default"/>
      </w:rPr>
    </w:lvl>
    <w:lvl w:ilvl="8" w:tplc="08090005" w:tentative="1">
      <w:start w:val="1"/>
      <w:numFmt w:val="bullet"/>
      <w:lvlText w:val=""/>
      <w:lvlJc w:val="left"/>
      <w:pPr>
        <w:ind w:left="6556" w:hanging="360"/>
      </w:pPr>
      <w:rPr>
        <w:rFonts w:ascii="Wingdings" w:hAnsi="Wingdings" w:hint="default"/>
      </w:rPr>
    </w:lvl>
  </w:abstractNum>
  <w:abstractNum w:abstractNumId="34" w15:restartNumberingAfterBreak="0">
    <w:nsid w:val="38C21E12"/>
    <w:multiLevelType w:val="hybridMultilevel"/>
    <w:tmpl w:val="EA66CA24"/>
    <w:lvl w:ilvl="0" w:tplc="8646CD6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8F000D9"/>
    <w:multiLevelType w:val="hybridMultilevel"/>
    <w:tmpl w:val="885CBD50"/>
    <w:lvl w:ilvl="0" w:tplc="FFFFFFFF">
      <w:start w:val="1"/>
      <w:numFmt w:val="bullet"/>
      <w:lvlText w:val=""/>
      <w:lvlJc w:val="left"/>
      <w:pPr>
        <w:ind w:left="720" w:hanging="360"/>
      </w:pPr>
      <w:rPr>
        <w:rFonts w:ascii="Symbol" w:hAnsi="Symbol" w:hint="default"/>
      </w:rPr>
    </w:lvl>
    <w:lvl w:ilvl="1" w:tplc="0809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8FF3F32"/>
    <w:multiLevelType w:val="hybridMultilevel"/>
    <w:tmpl w:val="5286585C"/>
    <w:lvl w:ilvl="0" w:tplc="DDC6A5F6">
      <w:start w:val="1"/>
      <w:numFmt w:val="bullet"/>
      <w:lvlText w:val=""/>
      <w:lvlJc w:val="left"/>
      <w:pPr>
        <w:ind w:left="360" w:hanging="360"/>
      </w:pPr>
      <w:rPr>
        <w:rFonts w:ascii="Symbol" w:hAnsi="Symbol" w:hint="default"/>
        <w:color w:val="4F81BD" w:themeColor="accent1"/>
      </w:rPr>
    </w:lvl>
    <w:lvl w:ilvl="1" w:tplc="08090003" w:tentative="1">
      <w:start w:val="1"/>
      <w:numFmt w:val="bullet"/>
      <w:lvlText w:val="o"/>
      <w:lvlJc w:val="left"/>
      <w:pPr>
        <w:ind w:left="1516" w:hanging="360"/>
      </w:pPr>
      <w:rPr>
        <w:rFonts w:ascii="Courier New" w:hAnsi="Courier New" w:cs="Courier New" w:hint="default"/>
      </w:rPr>
    </w:lvl>
    <w:lvl w:ilvl="2" w:tplc="08090005" w:tentative="1">
      <w:start w:val="1"/>
      <w:numFmt w:val="bullet"/>
      <w:lvlText w:val=""/>
      <w:lvlJc w:val="left"/>
      <w:pPr>
        <w:ind w:left="2236" w:hanging="360"/>
      </w:pPr>
      <w:rPr>
        <w:rFonts w:ascii="Wingdings" w:hAnsi="Wingdings" w:hint="default"/>
      </w:rPr>
    </w:lvl>
    <w:lvl w:ilvl="3" w:tplc="08090001" w:tentative="1">
      <w:start w:val="1"/>
      <w:numFmt w:val="bullet"/>
      <w:lvlText w:val=""/>
      <w:lvlJc w:val="left"/>
      <w:pPr>
        <w:ind w:left="2956" w:hanging="360"/>
      </w:pPr>
      <w:rPr>
        <w:rFonts w:ascii="Symbol" w:hAnsi="Symbol" w:hint="default"/>
      </w:rPr>
    </w:lvl>
    <w:lvl w:ilvl="4" w:tplc="08090003" w:tentative="1">
      <w:start w:val="1"/>
      <w:numFmt w:val="bullet"/>
      <w:lvlText w:val="o"/>
      <w:lvlJc w:val="left"/>
      <w:pPr>
        <w:ind w:left="3676" w:hanging="360"/>
      </w:pPr>
      <w:rPr>
        <w:rFonts w:ascii="Courier New" w:hAnsi="Courier New" w:cs="Courier New" w:hint="default"/>
      </w:rPr>
    </w:lvl>
    <w:lvl w:ilvl="5" w:tplc="08090005" w:tentative="1">
      <w:start w:val="1"/>
      <w:numFmt w:val="bullet"/>
      <w:lvlText w:val=""/>
      <w:lvlJc w:val="left"/>
      <w:pPr>
        <w:ind w:left="4396" w:hanging="360"/>
      </w:pPr>
      <w:rPr>
        <w:rFonts w:ascii="Wingdings" w:hAnsi="Wingdings" w:hint="default"/>
      </w:rPr>
    </w:lvl>
    <w:lvl w:ilvl="6" w:tplc="08090001" w:tentative="1">
      <w:start w:val="1"/>
      <w:numFmt w:val="bullet"/>
      <w:lvlText w:val=""/>
      <w:lvlJc w:val="left"/>
      <w:pPr>
        <w:ind w:left="5116" w:hanging="360"/>
      </w:pPr>
      <w:rPr>
        <w:rFonts w:ascii="Symbol" w:hAnsi="Symbol" w:hint="default"/>
      </w:rPr>
    </w:lvl>
    <w:lvl w:ilvl="7" w:tplc="08090003" w:tentative="1">
      <w:start w:val="1"/>
      <w:numFmt w:val="bullet"/>
      <w:lvlText w:val="o"/>
      <w:lvlJc w:val="left"/>
      <w:pPr>
        <w:ind w:left="5836" w:hanging="360"/>
      </w:pPr>
      <w:rPr>
        <w:rFonts w:ascii="Courier New" w:hAnsi="Courier New" w:cs="Courier New" w:hint="default"/>
      </w:rPr>
    </w:lvl>
    <w:lvl w:ilvl="8" w:tplc="08090005" w:tentative="1">
      <w:start w:val="1"/>
      <w:numFmt w:val="bullet"/>
      <w:lvlText w:val=""/>
      <w:lvlJc w:val="left"/>
      <w:pPr>
        <w:ind w:left="6556" w:hanging="360"/>
      </w:pPr>
      <w:rPr>
        <w:rFonts w:ascii="Wingdings" w:hAnsi="Wingdings" w:hint="default"/>
      </w:rPr>
    </w:lvl>
  </w:abstractNum>
  <w:abstractNum w:abstractNumId="37" w15:restartNumberingAfterBreak="0">
    <w:nsid w:val="396B7DEF"/>
    <w:multiLevelType w:val="hybridMultilevel"/>
    <w:tmpl w:val="4386FB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41B03E43"/>
    <w:multiLevelType w:val="hybridMultilevel"/>
    <w:tmpl w:val="953CB7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45AE64C8"/>
    <w:multiLevelType w:val="hybridMultilevel"/>
    <w:tmpl w:val="366ADEEE"/>
    <w:lvl w:ilvl="0" w:tplc="0809000F">
      <w:start w:val="1"/>
      <w:numFmt w:val="decimal"/>
      <w:lvlText w:val="%1."/>
      <w:lvlJc w:val="left"/>
      <w:pPr>
        <w:ind w:left="436" w:hanging="360"/>
      </w:pPr>
      <w:rPr>
        <w:rFonts w:hint="default"/>
      </w:r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40" w15:restartNumberingAfterBreak="0">
    <w:nsid w:val="471118E3"/>
    <w:multiLevelType w:val="hybridMultilevel"/>
    <w:tmpl w:val="AE00A554"/>
    <w:lvl w:ilvl="0" w:tplc="0809000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6C4DB7"/>
    <w:multiLevelType w:val="hybridMultilevel"/>
    <w:tmpl w:val="76BC6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9D24879"/>
    <w:multiLevelType w:val="hybridMultilevel"/>
    <w:tmpl w:val="B0B241CE"/>
    <w:lvl w:ilvl="0" w:tplc="FFFFFFFF">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BBD5617"/>
    <w:multiLevelType w:val="hybridMultilevel"/>
    <w:tmpl w:val="157A5B0C"/>
    <w:lvl w:ilvl="0" w:tplc="08090019">
      <w:start w:val="1"/>
      <w:numFmt w:val="lowerLetter"/>
      <w:lvlText w:val="%1."/>
      <w:lvlJc w:val="left"/>
      <w:pPr>
        <w:ind w:left="723" w:hanging="360"/>
      </w:pPr>
      <w:rPr>
        <w:rFonts w:hint="default"/>
        <w:b w:val="0"/>
        <w:bCs w:val="0"/>
        <w:i w:val="0"/>
        <w:iCs w:val="0"/>
      </w:rPr>
    </w:lvl>
    <w:lvl w:ilvl="1" w:tplc="04090019">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44" w15:restartNumberingAfterBreak="0">
    <w:nsid w:val="4BDE5277"/>
    <w:multiLevelType w:val="hybridMultilevel"/>
    <w:tmpl w:val="D16259B4"/>
    <w:lvl w:ilvl="0" w:tplc="0809000B">
      <w:start w:val="1"/>
      <w:numFmt w:val="bullet"/>
      <w:lvlText w:val=""/>
      <w:lvlJc w:val="left"/>
      <w:pPr>
        <w:tabs>
          <w:tab w:val="num" w:pos="720"/>
        </w:tabs>
        <w:ind w:left="720" w:hanging="360"/>
      </w:pPr>
      <w:rPr>
        <w:rFonts w:ascii="Wingdings" w:hAnsi="Wingdings" w:hint="default"/>
      </w:rPr>
    </w:lvl>
    <w:lvl w:ilvl="1" w:tplc="E8AA87F4">
      <w:start w:val="1"/>
      <w:numFmt w:val="bullet"/>
      <w:lvlText w:val=""/>
      <w:lvlJc w:val="left"/>
      <w:pPr>
        <w:tabs>
          <w:tab w:val="num" w:pos="1440"/>
        </w:tabs>
        <w:ind w:left="1440" w:hanging="360"/>
      </w:pPr>
      <w:rPr>
        <w:rFonts w:ascii="Symbol" w:hAnsi="Symbol" w:hint="default"/>
      </w:rPr>
    </w:lvl>
    <w:lvl w:ilvl="2" w:tplc="FAEA86C2" w:tentative="1">
      <w:start w:val="1"/>
      <w:numFmt w:val="bullet"/>
      <w:lvlText w:val=""/>
      <w:lvlJc w:val="left"/>
      <w:pPr>
        <w:tabs>
          <w:tab w:val="num" w:pos="2160"/>
        </w:tabs>
        <w:ind w:left="2160" w:hanging="360"/>
      </w:pPr>
      <w:rPr>
        <w:rFonts w:ascii="Symbol" w:hAnsi="Symbol" w:hint="default"/>
      </w:rPr>
    </w:lvl>
    <w:lvl w:ilvl="3" w:tplc="28849AD2" w:tentative="1">
      <w:start w:val="1"/>
      <w:numFmt w:val="bullet"/>
      <w:lvlText w:val=""/>
      <w:lvlJc w:val="left"/>
      <w:pPr>
        <w:tabs>
          <w:tab w:val="num" w:pos="2880"/>
        </w:tabs>
        <w:ind w:left="2880" w:hanging="360"/>
      </w:pPr>
      <w:rPr>
        <w:rFonts w:ascii="Symbol" w:hAnsi="Symbol" w:hint="default"/>
      </w:rPr>
    </w:lvl>
    <w:lvl w:ilvl="4" w:tplc="19E01A92" w:tentative="1">
      <w:start w:val="1"/>
      <w:numFmt w:val="bullet"/>
      <w:lvlText w:val=""/>
      <w:lvlJc w:val="left"/>
      <w:pPr>
        <w:tabs>
          <w:tab w:val="num" w:pos="3600"/>
        </w:tabs>
        <w:ind w:left="3600" w:hanging="360"/>
      </w:pPr>
      <w:rPr>
        <w:rFonts w:ascii="Symbol" w:hAnsi="Symbol" w:hint="default"/>
      </w:rPr>
    </w:lvl>
    <w:lvl w:ilvl="5" w:tplc="C1D0F1E6" w:tentative="1">
      <w:start w:val="1"/>
      <w:numFmt w:val="bullet"/>
      <w:lvlText w:val=""/>
      <w:lvlJc w:val="left"/>
      <w:pPr>
        <w:tabs>
          <w:tab w:val="num" w:pos="4320"/>
        </w:tabs>
        <w:ind w:left="4320" w:hanging="360"/>
      </w:pPr>
      <w:rPr>
        <w:rFonts w:ascii="Symbol" w:hAnsi="Symbol" w:hint="default"/>
      </w:rPr>
    </w:lvl>
    <w:lvl w:ilvl="6" w:tplc="92EAB67C" w:tentative="1">
      <w:start w:val="1"/>
      <w:numFmt w:val="bullet"/>
      <w:lvlText w:val=""/>
      <w:lvlJc w:val="left"/>
      <w:pPr>
        <w:tabs>
          <w:tab w:val="num" w:pos="5040"/>
        </w:tabs>
        <w:ind w:left="5040" w:hanging="360"/>
      </w:pPr>
      <w:rPr>
        <w:rFonts w:ascii="Symbol" w:hAnsi="Symbol" w:hint="default"/>
      </w:rPr>
    </w:lvl>
    <w:lvl w:ilvl="7" w:tplc="36E69FEE" w:tentative="1">
      <w:start w:val="1"/>
      <w:numFmt w:val="bullet"/>
      <w:lvlText w:val=""/>
      <w:lvlJc w:val="left"/>
      <w:pPr>
        <w:tabs>
          <w:tab w:val="num" w:pos="5760"/>
        </w:tabs>
        <w:ind w:left="5760" w:hanging="360"/>
      </w:pPr>
      <w:rPr>
        <w:rFonts w:ascii="Symbol" w:hAnsi="Symbol" w:hint="default"/>
      </w:rPr>
    </w:lvl>
    <w:lvl w:ilvl="8" w:tplc="EF40F4A2"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4C837C32"/>
    <w:multiLevelType w:val="hybridMultilevel"/>
    <w:tmpl w:val="967CA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F1F2607"/>
    <w:multiLevelType w:val="hybridMultilevel"/>
    <w:tmpl w:val="9336F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4632C9D"/>
    <w:multiLevelType w:val="hybridMultilevel"/>
    <w:tmpl w:val="52BA1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68A25E3"/>
    <w:multiLevelType w:val="hybridMultilevel"/>
    <w:tmpl w:val="7806E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86E4670"/>
    <w:multiLevelType w:val="hybridMultilevel"/>
    <w:tmpl w:val="3BE070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110AD3"/>
    <w:multiLevelType w:val="hybridMultilevel"/>
    <w:tmpl w:val="5762BA00"/>
    <w:lvl w:ilvl="0" w:tplc="364EDF44">
      <w:start w:val="1"/>
      <w:numFmt w:val="decimal"/>
      <w:lvlText w:val="%1."/>
      <w:lvlJc w:val="left"/>
      <w:pPr>
        <w:ind w:left="720" w:hanging="360"/>
      </w:pPr>
      <w:rPr>
        <w:rFonts w:hint="default"/>
        <w:b w:val="0"/>
        <w:bCs w:val="0"/>
        <w:i w:val="0"/>
        <w:iCs w:val="0"/>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51" w15:restartNumberingAfterBreak="0">
    <w:nsid w:val="5AD575FA"/>
    <w:multiLevelType w:val="hybridMultilevel"/>
    <w:tmpl w:val="7F12350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CAC7BC0"/>
    <w:multiLevelType w:val="hybridMultilevel"/>
    <w:tmpl w:val="E69CABD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E67727D"/>
    <w:multiLevelType w:val="hybridMultilevel"/>
    <w:tmpl w:val="E1E4662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635E5E93"/>
    <w:multiLevelType w:val="hybridMultilevel"/>
    <w:tmpl w:val="F9BEB8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B822E24"/>
    <w:multiLevelType w:val="hybridMultilevel"/>
    <w:tmpl w:val="9EC441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820163"/>
    <w:multiLevelType w:val="hybridMultilevel"/>
    <w:tmpl w:val="59382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34A2489"/>
    <w:multiLevelType w:val="hybridMultilevel"/>
    <w:tmpl w:val="C19C20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858110C"/>
    <w:multiLevelType w:val="hybridMultilevel"/>
    <w:tmpl w:val="4132A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9F3303D"/>
    <w:multiLevelType w:val="hybridMultilevel"/>
    <w:tmpl w:val="947499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0" w15:restartNumberingAfterBreak="0">
    <w:nsid w:val="7FFE75FC"/>
    <w:multiLevelType w:val="hybridMultilevel"/>
    <w:tmpl w:val="1EEE0DD6"/>
    <w:lvl w:ilvl="0" w:tplc="0809000F">
      <w:start w:val="1"/>
      <w:numFmt w:val="decimal"/>
      <w:lvlText w:val="%1."/>
      <w:lvlJc w:val="left"/>
      <w:pPr>
        <w:ind w:left="2701" w:hanging="360"/>
      </w:pPr>
    </w:lvl>
    <w:lvl w:ilvl="1" w:tplc="08090019">
      <w:start w:val="1"/>
      <w:numFmt w:val="lowerLetter"/>
      <w:lvlText w:val="%2."/>
      <w:lvlJc w:val="left"/>
      <w:pPr>
        <w:ind w:left="3421" w:hanging="360"/>
      </w:pPr>
    </w:lvl>
    <w:lvl w:ilvl="2" w:tplc="0809001B">
      <w:start w:val="1"/>
      <w:numFmt w:val="lowerRoman"/>
      <w:lvlText w:val="%3."/>
      <w:lvlJc w:val="right"/>
      <w:pPr>
        <w:ind w:left="4141" w:hanging="180"/>
      </w:pPr>
    </w:lvl>
    <w:lvl w:ilvl="3" w:tplc="0809000F">
      <w:start w:val="1"/>
      <w:numFmt w:val="decimal"/>
      <w:lvlText w:val="%4."/>
      <w:lvlJc w:val="left"/>
      <w:pPr>
        <w:ind w:left="4861" w:hanging="360"/>
      </w:pPr>
    </w:lvl>
    <w:lvl w:ilvl="4" w:tplc="08090019">
      <w:start w:val="1"/>
      <w:numFmt w:val="lowerLetter"/>
      <w:lvlText w:val="%5."/>
      <w:lvlJc w:val="left"/>
      <w:pPr>
        <w:ind w:left="5581" w:hanging="360"/>
      </w:pPr>
    </w:lvl>
    <w:lvl w:ilvl="5" w:tplc="0809001B">
      <w:start w:val="1"/>
      <w:numFmt w:val="lowerRoman"/>
      <w:lvlText w:val="%6."/>
      <w:lvlJc w:val="right"/>
      <w:pPr>
        <w:ind w:left="6301" w:hanging="180"/>
      </w:pPr>
    </w:lvl>
    <w:lvl w:ilvl="6" w:tplc="0809000F">
      <w:start w:val="1"/>
      <w:numFmt w:val="decimal"/>
      <w:lvlText w:val="%7."/>
      <w:lvlJc w:val="left"/>
      <w:pPr>
        <w:ind w:left="7021" w:hanging="360"/>
      </w:pPr>
    </w:lvl>
    <w:lvl w:ilvl="7" w:tplc="08090019">
      <w:start w:val="1"/>
      <w:numFmt w:val="lowerLetter"/>
      <w:lvlText w:val="%8."/>
      <w:lvlJc w:val="left"/>
      <w:pPr>
        <w:ind w:left="7741" w:hanging="360"/>
      </w:pPr>
    </w:lvl>
    <w:lvl w:ilvl="8" w:tplc="0809001B">
      <w:start w:val="1"/>
      <w:numFmt w:val="lowerRoman"/>
      <w:lvlText w:val="%9."/>
      <w:lvlJc w:val="right"/>
      <w:pPr>
        <w:ind w:left="8461" w:hanging="180"/>
      </w:pPr>
    </w:lvl>
  </w:abstractNum>
  <w:num w:numId="1" w16cid:durableId="1610773090">
    <w:abstractNumId w:val="11"/>
    <w:lvlOverride w:ilvl="0">
      <w:lvl w:ilvl="0">
        <w:start w:val="1"/>
        <w:numFmt w:val="lowerLetter"/>
        <w:pStyle w:val="Heading3"/>
        <w:lvlText w:val="%1."/>
        <w:lvlJc w:val="left"/>
        <w:pPr>
          <w:ind w:left="360" w:hanging="360"/>
        </w:p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 w16cid:durableId="569535878">
    <w:abstractNumId w:val="38"/>
  </w:num>
  <w:num w:numId="3" w16cid:durableId="1536844195">
    <w:abstractNumId w:val="37"/>
  </w:num>
  <w:num w:numId="4" w16cid:durableId="1990480216">
    <w:abstractNumId w:val="7"/>
  </w:num>
  <w:num w:numId="5" w16cid:durableId="1153527065">
    <w:abstractNumId w:val="30"/>
  </w:num>
  <w:num w:numId="6" w16cid:durableId="1874492480">
    <w:abstractNumId w:val="53"/>
  </w:num>
  <w:num w:numId="7" w16cid:durableId="638461949">
    <w:abstractNumId w:val="39"/>
  </w:num>
  <w:num w:numId="8" w16cid:durableId="1964000360">
    <w:abstractNumId w:val="32"/>
  </w:num>
  <w:num w:numId="9" w16cid:durableId="2035037815">
    <w:abstractNumId w:val="46"/>
  </w:num>
  <w:num w:numId="10" w16cid:durableId="537546055">
    <w:abstractNumId w:val="56"/>
  </w:num>
  <w:num w:numId="11" w16cid:durableId="1043404934">
    <w:abstractNumId w:val="55"/>
  </w:num>
  <w:num w:numId="12" w16cid:durableId="950042413">
    <w:abstractNumId w:val="33"/>
  </w:num>
  <w:num w:numId="13" w16cid:durableId="436759938">
    <w:abstractNumId w:val="36"/>
  </w:num>
  <w:num w:numId="14" w16cid:durableId="883912077">
    <w:abstractNumId w:val="8"/>
  </w:num>
  <w:num w:numId="15" w16cid:durableId="1819616855">
    <w:abstractNumId w:val="0"/>
  </w:num>
  <w:num w:numId="16" w16cid:durableId="628435563">
    <w:abstractNumId w:val="25"/>
  </w:num>
  <w:num w:numId="17" w16cid:durableId="11273354">
    <w:abstractNumId w:val="44"/>
  </w:num>
  <w:num w:numId="18" w16cid:durableId="1326860210">
    <w:abstractNumId w:val="41"/>
  </w:num>
  <w:num w:numId="19" w16cid:durableId="1035889472">
    <w:abstractNumId w:val="2"/>
  </w:num>
  <w:num w:numId="20" w16cid:durableId="696153694">
    <w:abstractNumId w:val="5"/>
  </w:num>
  <w:num w:numId="21" w16cid:durableId="1192649955">
    <w:abstractNumId w:val="48"/>
  </w:num>
  <w:num w:numId="22" w16cid:durableId="1882961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1889444">
    <w:abstractNumId w:val="19"/>
  </w:num>
  <w:num w:numId="24" w16cid:durableId="692809333">
    <w:abstractNumId w:val="15"/>
  </w:num>
  <w:num w:numId="25" w16cid:durableId="2107769827">
    <w:abstractNumId w:val="47"/>
  </w:num>
  <w:num w:numId="26" w16cid:durableId="1077902502">
    <w:abstractNumId w:val="45"/>
  </w:num>
  <w:num w:numId="27" w16cid:durableId="423109333">
    <w:abstractNumId w:val="11"/>
  </w:num>
  <w:num w:numId="28" w16cid:durableId="320162652">
    <w:abstractNumId w:val="11"/>
    <w:lvlOverride w:ilvl="0">
      <w:lvl w:ilvl="0">
        <w:start w:val="1"/>
        <w:numFmt w:val="lowerLetter"/>
        <w:pStyle w:val="Heading3"/>
        <w:lvlText w:val="%1."/>
        <w:lvlJc w:val="left"/>
        <w:pPr>
          <w:ind w:left="360" w:hanging="360"/>
        </w:pPr>
        <w:rPr>
          <w:rFonts w:hint="default"/>
          <w:b/>
          <w:bCs w:val="0"/>
          <w:sz w:val="22"/>
          <w:szCs w:val="22"/>
        </w:rPr>
      </w:lvl>
    </w:lvlOverride>
  </w:num>
  <w:num w:numId="29" w16cid:durableId="10643858">
    <w:abstractNumId w:val="11"/>
    <w:lvlOverride w:ilvl="0">
      <w:lvl w:ilvl="0">
        <w:start w:val="1"/>
        <w:numFmt w:val="lowerLetter"/>
        <w:pStyle w:val="Heading3"/>
        <w:lvlText w:val="%1."/>
        <w:lvlJc w:val="left"/>
        <w:pPr>
          <w:ind w:left="360" w:hanging="360"/>
        </w:pPr>
        <w:rPr>
          <w:rFonts w:hint="default"/>
          <w:b/>
          <w:bCs w:val="0"/>
          <w:sz w:val="22"/>
          <w:szCs w:val="22"/>
        </w:rPr>
      </w:lvl>
    </w:lvlOverride>
  </w:num>
  <w:num w:numId="30" w16cid:durableId="68771669">
    <w:abstractNumId w:val="11"/>
    <w:lvlOverride w:ilvl="0">
      <w:lvl w:ilvl="0">
        <w:start w:val="1"/>
        <w:numFmt w:val="lowerLetter"/>
        <w:pStyle w:val="Heading3"/>
        <w:lvlText w:val="%1."/>
        <w:lvlJc w:val="left"/>
        <w:pPr>
          <w:ind w:left="360" w:hanging="360"/>
        </w:pPr>
        <w:rPr>
          <w:rFonts w:hint="default"/>
          <w:b/>
          <w:bCs w:val="0"/>
          <w:sz w:val="22"/>
          <w:szCs w:val="22"/>
        </w:rPr>
      </w:lvl>
    </w:lvlOverride>
  </w:num>
  <w:num w:numId="31" w16cid:durableId="1924753165">
    <w:abstractNumId w:val="11"/>
    <w:lvlOverride w:ilvl="0">
      <w:lvl w:ilvl="0">
        <w:start w:val="1"/>
        <w:numFmt w:val="lowerLetter"/>
        <w:pStyle w:val="Heading3"/>
        <w:lvlText w:val="%1."/>
        <w:lvlJc w:val="left"/>
        <w:pPr>
          <w:ind w:left="360" w:hanging="360"/>
        </w:pPr>
        <w:rPr>
          <w:rFonts w:hint="default"/>
          <w:b/>
          <w:bCs w:val="0"/>
          <w:sz w:val="22"/>
          <w:szCs w:val="22"/>
        </w:rPr>
      </w:lvl>
    </w:lvlOverride>
  </w:num>
  <w:num w:numId="32" w16cid:durableId="176777911">
    <w:abstractNumId w:val="11"/>
    <w:lvlOverride w:ilvl="0">
      <w:lvl w:ilvl="0">
        <w:start w:val="1"/>
        <w:numFmt w:val="lowerLetter"/>
        <w:pStyle w:val="Heading3"/>
        <w:lvlText w:val="%1."/>
        <w:lvlJc w:val="left"/>
        <w:pPr>
          <w:ind w:left="360" w:hanging="360"/>
        </w:pPr>
        <w:rPr>
          <w:rFonts w:hint="default"/>
          <w:b/>
          <w:bCs w:val="0"/>
          <w:sz w:val="22"/>
          <w:szCs w:val="22"/>
        </w:rPr>
      </w:lvl>
    </w:lvlOverride>
  </w:num>
  <w:num w:numId="33" w16cid:durableId="1479298142">
    <w:abstractNumId w:val="11"/>
    <w:lvlOverride w:ilvl="0">
      <w:startOverride w:val="1"/>
      <w:lvl w:ilvl="0">
        <w:start w:val="1"/>
        <w:numFmt w:val="lowerLetter"/>
        <w:pStyle w:val="Heading3"/>
        <w:lvlText w:val="%1."/>
        <w:lvlJc w:val="left"/>
        <w:pPr>
          <w:ind w:left="360" w:hanging="360"/>
        </w:pPr>
        <w:rPr>
          <w:rFonts w:hint="default"/>
          <w:b/>
          <w:bCs w:val="0"/>
          <w:sz w:val="22"/>
          <w:szCs w:val="22"/>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4" w16cid:durableId="1725368420">
    <w:abstractNumId w:val="11"/>
    <w:lvlOverride w:ilvl="0">
      <w:lvl w:ilvl="0">
        <w:start w:val="1"/>
        <w:numFmt w:val="lowerLetter"/>
        <w:pStyle w:val="Heading3"/>
        <w:lvlText w:val="%1."/>
        <w:lvlJc w:val="left"/>
        <w:pPr>
          <w:ind w:left="360" w:hanging="360"/>
        </w:pPr>
        <w:rPr>
          <w:rFonts w:hint="default"/>
          <w:b/>
          <w:bCs w:val="0"/>
          <w:sz w:val="22"/>
          <w:szCs w:val="22"/>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5" w16cid:durableId="341931717">
    <w:abstractNumId w:val="11"/>
    <w:lvlOverride w:ilvl="0">
      <w:lvl w:ilvl="0">
        <w:start w:val="1"/>
        <w:numFmt w:val="lowerLetter"/>
        <w:pStyle w:val="Heading3"/>
        <w:lvlText w:val="%1."/>
        <w:lvlJc w:val="left"/>
        <w:pPr>
          <w:ind w:left="360" w:hanging="360"/>
        </w:pPr>
        <w:rPr>
          <w:rFonts w:hint="default"/>
          <w:b/>
          <w:bCs w:val="0"/>
          <w:sz w:val="22"/>
          <w:szCs w:val="22"/>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6" w16cid:durableId="1358701920">
    <w:abstractNumId w:val="11"/>
    <w:lvlOverride w:ilvl="0">
      <w:lvl w:ilvl="0">
        <w:start w:val="1"/>
        <w:numFmt w:val="lowerLetter"/>
        <w:pStyle w:val="Heading3"/>
        <w:lvlText w:val="%1."/>
        <w:lvlJc w:val="left"/>
        <w:pPr>
          <w:ind w:left="360" w:hanging="360"/>
        </w:pPr>
        <w:rPr>
          <w:rFonts w:hint="default"/>
          <w:b/>
          <w:bCs w:val="0"/>
          <w:sz w:val="22"/>
          <w:szCs w:val="22"/>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 w16cid:durableId="357775605">
    <w:abstractNumId w:val="11"/>
    <w:lvlOverride w:ilvl="0">
      <w:lvl w:ilvl="0">
        <w:start w:val="1"/>
        <w:numFmt w:val="lowerLetter"/>
        <w:pStyle w:val="Heading3"/>
        <w:lvlText w:val="%1."/>
        <w:lvlJc w:val="left"/>
        <w:pPr>
          <w:ind w:left="360" w:hanging="360"/>
        </w:pPr>
        <w:rPr>
          <w:rFonts w:hint="default"/>
          <w:b/>
          <w:bCs w:val="0"/>
          <w:sz w:val="22"/>
          <w:szCs w:val="22"/>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8" w16cid:durableId="569925768">
    <w:abstractNumId w:val="43"/>
  </w:num>
  <w:num w:numId="39" w16cid:durableId="399325485">
    <w:abstractNumId w:val="14"/>
  </w:num>
  <w:num w:numId="40" w16cid:durableId="2012751039">
    <w:abstractNumId w:val="51"/>
  </w:num>
  <w:num w:numId="41" w16cid:durableId="1512794618">
    <w:abstractNumId w:val="28"/>
  </w:num>
  <w:num w:numId="42" w16cid:durableId="1564099643">
    <w:abstractNumId w:val="21"/>
  </w:num>
  <w:num w:numId="43" w16cid:durableId="257369551">
    <w:abstractNumId w:val="42"/>
  </w:num>
  <w:num w:numId="44" w16cid:durableId="259991104">
    <w:abstractNumId w:val="6"/>
  </w:num>
  <w:num w:numId="45" w16cid:durableId="243073057">
    <w:abstractNumId w:val="11"/>
    <w:lvlOverride w:ilvl="0">
      <w:startOverride w:val="1"/>
      <w:lvl w:ilvl="0">
        <w:start w:val="1"/>
        <w:numFmt w:val="lowerLetter"/>
        <w:pStyle w:val="Heading3"/>
        <w:lvlText w:val="%1."/>
        <w:lvlJc w:val="left"/>
        <w:pPr>
          <w:ind w:left="360" w:hanging="360"/>
        </w:pPr>
        <w:rPr>
          <w:rFonts w:hint="default"/>
          <w:sz w:val="18"/>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6" w16cid:durableId="1828397001">
    <w:abstractNumId w:val="11"/>
    <w:lvlOverride w:ilvl="0">
      <w:startOverride w:val="1"/>
      <w:lvl w:ilvl="0">
        <w:start w:val="1"/>
        <w:numFmt w:val="lowerLetter"/>
        <w:pStyle w:val="Heading3"/>
        <w:lvlText w:val="%1."/>
        <w:lvlJc w:val="left"/>
        <w:pPr>
          <w:ind w:left="360" w:hanging="360"/>
        </w:pPr>
        <w:rPr>
          <w:rFonts w:hint="default"/>
          <w:sz w:val="18"/>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7" w16cid:durableId="1499884765">
    <w:abstractNumId w:val="11"/>
    <w:lvlOverride w:ilvl="0">
      <w:lvl w:ilvl="0">
        <w:start w:val="1"/>
        <w:numFmt w:val="lowerLetter"/>
        <w:pStyle w:val="Heading3"/>
        <w:lvlText w:val="%1."/>
        <w:lvlJc w:val="left"/>
        <w:pPr>
          <w:ind w:left="360" w:hanging="360"/>
        </w:pPr>
        <w:rPr>
          <w:rFonts w:hint="default"/>
          <w:sz w:val="23"/>
          <w:szCs w:val="23"/>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8" w16cid:durableId="1658653721">
    <w:abstractNumId w:val="11"/>
    <w:lvlOverride w:ilvl="0">
      <w:lvl w:ilvl="0">
        <w:start w:val="1"/>
        <w:numFmt w:val="lowerLetter"/>
        <w:pStyle w:val="Heading3"/>
        <w:lvlText w:val="%1."/>
        <w:lvlJc w:val="left"/>
        <w:pPr>
          <w:ind w:left="360" w:hanging="360"/>
        </w:pPr>
        <w:rPr>
          <w:rFonts w:hint="default"/>
          <w:sz w:val="23"/>
          <w:szCs w:val="23"/>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9" w16cid:durableId="2104718891">
    <w:abstractNumId w:val="11"/>
    <w:lvlOverride w:ilvl="0">
      <w:lvl w:ilvl="0">
        <w:start w:val="1"/>
        <w:numFmt w:val="lowerLetter"/>
        <w:pStyle w:val="Heading3"/>
        <w:lvlText w:val="%1."/>
        <w:lvlJc w:val="left"/>
        <w:pPr>
          <w:ind w:left="360" w:hanging="360"/>
        </w:pPr>
        <w:rPr>
          <w:rFonts w:hint="default"/>
          <w:sz w:val="23"/>
          <w:szCs w:val="23"/>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0" w16cid:durableId="1759133589">
    <w:abstractNumId w:val="58"/>
  </w:num>
  <w:num w:numId="51" w16cid:durableId="835419692">
    <w:abstractNumId w:val="23"/>
  </w:num>
  <w:num w:numId="52" w16cid:durableId="510489763">
    <w:abstractNumId w:val="54"/>
  </w:num>
  <w:num w:numId="53" w16cid:durableId="77874197">
    <w:abstractNumId w:val="22"/>
  </w:num>
  <w:num w:numId="54" w16cid:durableId="911164080">
    <w:abstractNumId w:val="27"/>
  </w:num>
  <w:num w:numId="55" w16cid:durableId="748423818">
    <w:abstractNumId w:val="1"/>
  </w:num>
  <w:num w:numId="56" w16cid:durableId="552928607">
    <w:abstractNumId w:val="35"/>
  </w:num>
  <w:num w:numId="57" w16cid:durableId="1731489854">
    <w:abstractNumId w:val="11"/>
    <w:lvlOverride w:ilvl="0">
      <w:lvl w:ilvl="0">
        <w:start w:val="1"/>
        <w:numFmt w:val="lowerLetter"/>
        <w:pStyle w:val="Heading3"/>
        <w:lvlText w:val="%1."/>
        <w:lvlJc w:val="left"/>
        <w:pPr>
          <w:ind w:left="360" w:hanging="360"/>
        </w:pPr>
        <w:rPr>
          <w:rFonts w:hint="default"/>
          <w:sz w:val="23"/>
          <w:szCs w:val="23"/>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lang w:val="en-GB"/>
        </w:rPr>
      </w:lvl>
    </w:lvlOverride>
    <w:lvlOverride w:ilvl="8">
      <w:lvl w:ilvl="8">
        <w:start w:val="1"/>
        <w:numFmt w:val="lowerRoman"/>
        <w:lvlText w:val="%9."/>
        <w:lvlJc w:val="left"/>
        <w:pPr>
          <w:ind w:left="3240" w:hanging="360"/>
        </w:pPr>
        <w:rPr>
          <w:rFonts w:hint="default"/>
        </w:rPr>
      </w:lvl>
    </w:lvlOverride>
  </w:num>
  <w:num w:numId="58" w16cid:durableId="1565994909">
    <w:abstractNumId w:val="11"/>
    <w:lvlOverride w:ilvl="0">
      <w:lvl w:ilvl="0">
        <w:start w:val="1"/>
        <w:numFmt w:val="lowerLetter"/>
        <w:pStyle w:val="Heading3"/>
        <w:lvlText w:val="%1."/>
        <w:lvlJc w:val="left"/>
        <w:pPr>
          <w:ind w:left="360" w:hanging="360"/>
        </w:pPr>
        <w:rPr>
          <w:rFonts w:hint="default"/>
          <w:sz w:val="23"/>
          <w:szCs w:val="23"/>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lang w:val="en-GB"/>
        </w:rPr>
      </w:lvl>
    </w:lvlOverride>
    <w:lvlOverride w:ilvl="8">
      <w:lvl w:ilvl="8">
        <w:start w:val="1"/>
        <w:numFmt w:val="lowerRoman"/>
        <w:lvlText w:val="%9."/>
        <w:lvlJc w:val="left"/>
        <w:pPr>
          <w:ind w:left="3240" w:hanging="360"/>
        </w:pPr>
        <w:rPr>
          <w:rFonts w:hint="default"/>
        </w:rPr>
      </w:lvl>
    </w:lvlOverride>
  </w:num>
  <w:num w:numId="59" w16cid:durableId="198338899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887304100">
    <w:abstractNumId w:val="12"/>
  </w:num>
  <w:num w:numId="61" w16cid:durableId="1731465689">
    <w:abstractNumId w:val="9"/>
  </w:num>
  <w:num w:numId="62" w16cid:durableId="1743408085">
    <w:abstractNumId w:val="17"/>
  </w:num>
  <w:num w:numId="63" w16cid:durableId="2100053739">
    <w:abstractNumId w:val="40"/>
  </w:num>
  <w:num w:numId="64" w16cid:durableId="1732340284">
    <w:abstractNumId w:val="50"/>
  </w:num>
  <w:num w:numId="65" w16cid:durableId="1253973881">
    <w:abstractNumId w:val="13"/>
  </w:num>
  <w:num w:numId="66" w16cid:durableId="1348483027">
    <w:abstractNumId w:val="20"/>
  </w:num>
  <w:num w:numId="67" w16cid:durableId="1061977811">
    <w:abstractNumId w:val="34"/>
  </w:num>
  <w:num w:numId="68" w16cid:durableId="2085226386">
    <w:abstractNumId w:val="11"/>
    <w:lvlOverride w:ilvl="0">
      <w:lvl w:ilvl="0">
        <w:start w:val="1"/>
        <w:numFmt w:val="lowerLetter"/>
        <w:pStyle w:val="Heading3"/>
        <w:lvlText w:val="%1."/>
        <w:lvlJc w:val="left"/>
        <w:pPr>
          <w:ind w:left="360" w:hanging="360"/>
        </w:pPr>
        <w:rPr>
          <w:rFonts w:hint="default"/>
          <w:sz w:val="23"/>
          <w:szCs w:val="23"/>
          <w:lang w:val="en-GB"/>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lang w:val="en-GB"/>
        </w:rPr>
      </w:lvl>
    </w:lvlOverride>
    <w:lvlOverride w:ilvl="8">
      <w:lvl w:ilvl="8">
        <w:start w:val="1"/>
        <w:numFmt w:val="lowerRoman"/>
        <w:lvlText w:val="%9."/>
        <w:lvlJc w:val="left"/>
        <w:pPr>
          <w:ind w:left="3240" w:hanging="360"/>
        </w:pPr>
        <w:rPr>
          <w:rFonts w:hint="default"/>
        </w:rPr>
      </w:lvl>
    </w:lvlOverride>
  </w:num>
  <w:num w:numId="69" w16cid:durableId="1787891198">
    <w:abstractNumId w:val="11"/>
    <w:lvlOverride w:ilvl="0">
      <w:startOverride w:val="1"/>
      <w:lvl w:ilvl="0">
        <w:start w:val="1"/>
        <w:numFmt w:val="lowerLetter"/>
        <w:pStyle w:val="Heading3"/>
        <w:lvlText w:val="%1."/>
        <w:lvlJc w:val="left"/>
        <w:pPr>
          <w:ind w:left="360" w:hanging="360"/>
        </w:pPr>
        <w:rPr>
          <w:rFonts w:hint="default"/>
          <w:sz w:val="23"/>
          <w:szCs w:val="23"/>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70" w16cid:durableId="1947037903">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1" w16cid:durableId="423037590">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2" w16cid:durableId="1429161628">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3" w16cid:durableId="903494781">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4" w16cid:durableId="1777600082">
    <w:abstractNumId w:val="26"/>
  </w:num>
  <w:num w:numId="75" w16cid:durableId="674723211">
    <w:abstractNumId w:val="18"/>
  </w:num>
  <w:num w:numId="76" w16cid:durableId="1088431075">
    <w:abstractNumId w:val="57"/>
  </w:num>
  <w:num w:numId="77" w16cid:durableId="1544948557">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8" w16cid:durableId="1473015187">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9" w16cid:durableId="459618834">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0" w16cid:durableId="477308065">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1" w16cid:durableId="971062938">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2" w16cid:durableId="1164273199">
    <w:abstractNumId w:val="11"/>
    <w:lvlOverride w:ilvl="0">
      <w:startOverride w:val="1"/>
      <w:lvl w:ilvl="0">
        <w:start w:val="1"/>
        <w:numFmt w:val="lowerLetter"/>
        <w:pStyle w:val="Heading3"/>
        <w:lvlText w:val="%1."/>
        <w:lvlJc w:val="left"/>
        <w:pPr>
          <w:ind w:left="360" w:hanging="360"/>
        </w:pPr>
        <w:rPr>
          <w:rFonts w:hint="default"/>
          <w:sz w:val="23"/>
          <w:szCs w:val="23"/>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3" w16cid:durableId="1755203784">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4" w16cid:durableId="938026185">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5" w16cid:durableId="1440442569">
    <w:abstractNumId w:val="11"/>
    <w:lvlOverride w:ilvl="0">
      <w:lvl w:ilvl="0">
        <w:start w:val="1"/>
        <w:numFmt w:val="lowerLetter"/>
        <w:pStyle w:val="Heading3"/>
        <w:lvlText w:val="%1."/>
        <w:lvlJc w:val="left"/>
        <w:pPr>
          <w:ind w:left="360" w:hanging="360"/>
        </w:pPr>
        <w:rPr>
          <w:rFonts w:hint="default"/>
          <w:sz w:val="18"/>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6" w16cid:durableId="958611432">
    <w:abstractNumId w:val="11"/>
    <w:lvlOverride w:ilvl="0">
      <w:startOverride w:val="1"/>
      <w:lvl w:ilvl="0">
        <w:start w:val="1"/>
        <w:numFmt w:val="lowerLetter"/>
        <w:pStyle w:val="Heading3"/>
        <w:lvlText w:val="%1."/>
        <w:lvlJc w:val="left"/>
        <w:pPr>
          <w:ind w:left="360" w:hanging="360"/>
        </w:pPr>
        <w:rPr>
          <w:rFonts w:hint="default"/>
          <w:sz w:val="23"/>
          <w:szCs w:val="23"/>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7" w16cid:durableId="1645812470">
    <w:abstractNumId w:val="11"/>
    <w:lvlOverride w:ilvl="0">
      <w:startOverride w:val="1"/>
      <w:lvl w:ilvl="0">
        <w:start w:val="1"/>
        <w:numFmt w:val="lowerLetter"/>
        <w:pStyle w:val="Heading3"/>
        <w:lvlText w:val="%1."/>
        <w:lvlJc w:val="left"/>
        <w:pPr>
          <w:ind w:left="360" w:hanging="360"/>
        </w:pPr>
        <w:rPr>
          <w:rFonts w:hint="default"/>
          <w:sz w:val="18"/>
        </w:rPr>
      </w:lvl>
    </w:lvlOverride>
    <w:lvlOverride w:ilvl="1">
      <w:startOverride w:val="1"/>
      <w:lvl w:ilvl="1">
        <w:start w:val="1"/>
        <w:numFmt w:val="lowerLetter"/>
        <w:lvlText w:val="%2)"/>
        <w:lvlJc w:val="left"/>
        <w:pPr>
          <w:ind w:left="720" w:hanging="360"/>
        </w:pPr>
        <w:rPr>
          <w:rFonts w:hint="default"/>
        </w:rPr>
      </w:lvl>
    </w:lvlOverride>
    <w:lvlOverride w:ilvl="2">
      <w:startOverride w:val="1"/>
      <w:lvl w:ilvl="2">
        <w:start w:val="1"/>
        <w:numFmt w:val="lowerRoman"/>
        <w:lvlText w:val="%3)"/>
        <w:lvlJc w:val="left"/>
        <w:pPr>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8" w16cid:durableId="1170095406">
    <w:abstractNumId w:val="11"/>
    <w:lvlOverride w:ilvl="0">
      <w:startOverride w:val="1"/>
      <w:lvl w:ilvl="0">
        <w:start w:val="1"/>
        <w:numFmt w:val="lowerLetter"/>
        <w:pStyle w:val="Heading3"/>
        <w:lvlText w:val="%1."/>
        <w:lvlJc w:val="left"/>
        <w:pPr>
          <w:ind w:left="360" w:hanging="360"/>
        </w:pPr>
        <w:rPr>
          <w:rFonts w:hint="default"/>
          <w:sz w:val="18"/>
        </w:rPr>
      </w:lvl>
    </w:lvlOverride>
  </w:num>
  <w:num w:numId="89" w16cid:durableId="920531220">
    <w:abstractNumId w:val="4"/>
  </w:num>
  <w:num w:numId="90" w16cid:durableId="755518347">
    <w:abstractNumId w:val="4"/>
    <w:lvlOverride w:ilvl="0">
      <w:startOverride w:val="1"/>
    </w:lvlOverride>
  </w:num>
  <w:num w:numId="91" w16cid:durableId="1292328375">
    <w:abstractNumId w:val="4"/>
  </w:num>
  <w:num w:numId="92" w16cid:durableId="1605649121">
    <w:abstractNumId w:val="4"/>
  </w:num>
  <w:num w:numId="93" w16cid:durableId="2010405772">
    <w:abstractNumId w:val="4"/>
  </w:num>
  <w:num w:numId="94" w16cid:durableId="934703966">
    <w:abstractNumId w:val="29"/>
  </w:num>
  <w:num w:numId="95" w16cid:durableId="462626599">
    <w:abstractNumId w:val="3"/>
  </w:num>
  <w:num w:numId="96" w16cid:durableId="351031993">
    <w:abstractNumId w:val="16"/>
  </w:num>
  <w:num w:numId="97" w16cid:durableId="1416590761">
    <w:abstractNumId w:val="31"/>
  </w:num>
  <w:num w:numId="98" w16cid:durableId="772283945">
    <w:abstractNumId w:val="24"/>
  </w:num>
  <w:num w:numId="99" w16cid:durableId="1929655704">
    <w:abstractNumId w:val="49"/>
  </w:num>
  <w:num w:numId="100" w16cid:durableId="846289646">
    <w:abstractNumId w:val="10"/>
  </w:num>
  <w:num w:numId="101" w16cid:durableId="672609803">
    <w:abstractNumId w:val="52"/>
  </w:num>
  <w:numIdMacAtCleanup w:val="9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 Wheatcroft">
    <w15:presenceInfo w15:providerId="AD" w15:userId="S::joanne.wheatcroft@bbc.co.uk::89c55527-5726-4ea5-89df-c938fd7f53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8EB"/>
    <w:rsid w:val="000001E5"/>
    <w:rsid w:val="000002CA"/>
    <w:rsid w:val="0000084A"/>
    <w:rsid w:val="00002A60"/>
    <w:rsid w:val="0000436B"/>
    <w:rsid w:val="0000597E"/>
    <w:rsid w:val="00007BB6"/>
    <w:rsid w:val="00010BA6"/>
    <w:rsid w:val="00011B89"/>
    <w:rsid w:val="00012344"/>
    <w:rsid w:val="00012D5D"/>
    <w:rsid w:val="00014387"/>
    <w:rsid w:val="00014771"/>
    <w:rsid w:val="00014EA3"/>
    <w:rsid w:val="000206A2"/>
    <w:rsid w:val="00024A00"/>
    <w:rsid w:val="00025BC3"/>
    <w:rsid w:val="00026A8E"/>
    <w:rsid w:val="00026B02"/>
    <w:rsid w:val="000271AF"/>
    <w:rsid w:val="00027638"/>
    <w:rsid w:val="00027D9D"/>
    <w:rsid w:val="000316B5"/>
    <w:rsid w:val="000317F8"/>
    <w:rsid w:val="000319E7"/>
    <w:rsid w:val="00032AB7"/>
    <w:rsid w:val="000348C6"/>
    <w:rsid w:val="00044A9F"/>
    <w:rsid w:val="00044D51"/>
    <w:rsid w:val="000450B4"/>
    <w:rsid w:val="00045243"/>
    <w:rsid w:val="000454E5"/>
    <w:rsid w:val="0004681E"/>
    <w:rsid w:val="00047EA9"/>
    <w:rsid w:val="00051415"/>
    <w:rsid w:val="00051588"/>
    <w:rsid w:val="00052F47"/>
    <w:rsid w:val="00053001"/>
    <w:rsid w:val="0005402D"/>
    <w:rsid w:val="00054397"/>
    <w:rsid w:val="0005634A"/>
    <w:rsid w:val="00056A34"/>
    <w:rsid w:val="00056ADD"/>
    <w:rsid w:val="00057B0B"/>
    <w:rsid w:val="00061911"/>
    <w:rsid w:val="00063809"/>
    <w:rsid w:val="00063CD2"/>
    <w:rsid w:val="00065608"/>
    <w:rsid w:val="00066DA6"/>
    <w:rsid w:val="00067355"/>
    <w:rsid w:val="00070488"/>
    <w:rsid w:val="0007122A"/>
    <w:rsid w:val="00073C63"/>
    <w:rsid w:val="00074EAC"/>
    <w:rsid w:val="00076416"/>
    <w:rsid w:val="00077880"/>
    <w:rsid w:val="00080207"/>
    <w:rsid w:val="00083BEA"/>
    <w:rsid w:val="00083C52"/>
    <w:rsid w:val="00084A01"/>
    <w:rsid w:val="00087F84"/>
    <w:rsid w:val="00090745"/>
    <w:rsid w:val="00093D47"/>
    <w:rsid w:val="00093F0A"/>
    <w:rsid w:val="00094C55"/>
    <w:rsid w:val="00097B86"/>
    <w:rsid w:val="0009F434"/>
    <w:rsid w:val="000A0368"/>
    <w:rsid w:val="000A3539"/>
    <w:rsid w:val="000A4591"/>
    <w:rsid w:val="000A548B"/>
    <w:rsid w:val="000A5AFA"/>
    <w:rsid w:val="000A69A1"/>
    <w:rsid w:val="000A6EE3"/>
    <w:rsid w:val="000B43AB"/>
    <w:rsid w:val="000C1040"/>
    <w:rsid w:val="000C190C"/>
    <w:rsid w:val="000C266D"/>
    <w:rsid w:val="000C2F8E"/>
    <w:rsid w:val="000C77D5"/>
    <w:rsid w:val="000D1924"/>
    <w:rsid w:val="000D514F"/>
    <w:rsid w:val="000D7153"/>
    <w:rsid w:val="000E0ECE"/>
    <w:rsid w:val="000E1E37"/>
    <w:rsid w:val="000E3EC3"/>
    <w:rsid w:val="000E4BB9"/>
    <w:rsid w:val="000E4C2D"/>
    <w:rsid w:val="000E5395"/>
    <w:rsid w:val="000E6B8C"/>
    <w:rsid w:val="000E7A7D"/>
    <w:rsid w:val="000F08D7"/>
    <w:rsid w:val="000F0C0F"/>
    <w:rsid w:val="000F199B"/>
    <w:rsid w:val="000F258B"/>
    <w:rsid w:val="000F2DDB"/>
    <w:rsid w:val="000F4B9A"/>
    <w:rsid w:val="000F7D3A"/>
    <w:rsid w:val="001010DD"/>
    <w:rsid w:val="00103B88"/>
    <w:rsid w:val="001043B7"/>
    <w:rsid w:val="00110151"/>
    <w:rsid w:val="0011216A"/>
    <w:rsid w:val="001125C5"/>
    <w:rsid w:val="00113047"/>
    <w:rsid w:val="0011491E"/>
    <w:rsid w:val="0011539C"/>
    <w:rsid w:val="00116337"/>
    <w:rsid w:val="0012000A"/>
    <w:rsid w:val="00120665"/>
    <w:rsid w:val="00120AEB"/>
    <w:rsid w:val="001210E9"/>
    <w:rsid w:val="00123570"/>
    <w:rsid w:val="0012379B"/>
    <w:rsid w:val="00126B28"/>
    <w:rsid w:val="00130A0D"/>
    <w:rsid w:val="00131BA6"/>
    <w:rsid w:val="00133618"/>
    <w:rsid w:val="00133CB7"/>
    <w:rsid w:val="00134968"/>
    <w:rsid w:val="00135B0E"/>
    <w:rsid w:val="0013617E"/>
    <w:rsid w:val="0013639D"/>
    <w:rsid w:val="0014217C"/>
    <w:rsid w:val="0014461B"/>
    <w:rsid w:val="00144EE2"/>
    <w:rsid w:val="00144F28"/>
    <w:rsid w:val="00146EDE"/>
    <w:rsid w:val="001525DF"/>
    <w:rsid w:val="00152AAB"/>
    <w:rsid w:val="00153EB9"/>
    <w:rsid w:val="00157AA2"/>
    <w:rsid w:val="00157F1F"/>
    <w:rsid w:val="00160147"/>
    <w:rsid w:val="00160533"/>
    <w:rsid w:val="001610B7"/>
    <w:rsid w:val="0016516A"/>
    <w:rsid w:val="001655AB"/>
    <w:rsid w:val="0016593E"/>
    <w:rsid w:val="00165F19"/>
    <w:rsid w:val="00167858"/>
    <w:rsid w:val="00167B89"/>
    <w:rsid w:val="0017155A"/>
    <w:rsid w:val="00172352"/>
    <w:rsid w:val="0017502E"/>
    <w:rsid w:val="00177956"/>
    <w:rsid w:val="00177C01"/>
    <w:rsid w:val="00177DE4"/>
    <w:rsid w:val="00177E31"/>
    <w:rsid w:val="00181254"/>
    <w:rsid w:val="001822F3"/>
    <w:rsid w:val="00184249"/>
    <w:rsid w:val="0018597C"/>
    <w:rsid w:val="00185CAB"/>
    <w:rsid w:val="00185E1F"/>
    <w:rsid w:val="00186A31"/>
    <w:rsid w:val="00186D3D"/>
    <w:rsid w:val="0018739A"/>
    <w:rsid w:val="001901E7"/>
    <w:rsid w:val="0019214B"/>
    <w:rsid w:val="001922EB"/>
    <w:rsid w:val="00192954"/>
    <w:rsid w:val="001936B5"/>
    <w:rsid w:val="00195B52"/>
    <w:rsid w:val="00197EFA"/>
    <w:rsid w:val="001A18E8"/>
    <w:rsid w:val="001A1F54"/>
    <w:rsid w:val="001A3551"/>
    <w:rsid w:val="001A46C8"/>
    <w:rsid w:val="001A54EF"/>
    <w:rsid w:val="001A62EC"/>
    <w:rsid w:val="001B05C9"/>
    <w:rsid w:val="001B1A02"/>
    <w:rsid w:val="001B2D5A"/>
    <w:rsid w:val="001B36D6"/>
    <w:rsid w:val="001B4054"/>
    <w:rsid w:val="001B42CB"/>
    <w:rsid w:val="001B5047"/>
    <w:rsid w:val="001C04EB"/>
    <w:rsid w:val="001C2165"/>
    <w:rsid w:val="001C2241"/>
    <w:rsid w:val="001C26A3"/>
    <w:rsid w:val="001C32C8"/>
    <w:rsid w:val="001C39D7"/>
    <w:rsid w:val="001C56FE"/>
    <w:rsid w:val="001C66F7"/>
    <w:rsid w:val="001C681A"/>
    <w:rsid w:val="001C7F65"/>
    <w:rsid w:val="001D19F6"/>
    <w:rsid w:val="001D1A2C"/>
    <w:rsid w:val="001D2B9C"/>
    <w:rsid w:val="001D3DAA"/>
    <w:rsid w:val="001D4035"/>
    <w:rsid w:val="001D6286"/>
    <w:rsid w:val="001D6B4F"/>
    <w:rsid w:val="001E38AA"/>
    <w:rsid w:val="001E4230"/>
    <w:rsid w:val="001E5478"/>
    <w:rsid w:val="001E5973"/>
    <w:rsid w:val="001E5D0E"/>
    <w:rsid w:val="001E7890"/>
    <w:rsid w:val="001F0798"/>
    <w:rsid w:val="001F15F6"/>
    <w:rsid w:val="001F29EA"/>
    <w:rsid w:val="001F565F"/>
    <w:rsid w:val="00200E87"/>
    <w:rsid w:val="002021DB"/>
    <w:rsid w:val="00202878"/>
    <w:rsid w:val="002056A0"/>
    <w:rsid w:val="00205D5B"/>
    <w:rsid w:val="00205FD7"/>
    <w:rsid w:val="0020665A"/>
    <w:rsid w:val="00206BB2"/>
    <w:rsid w:val="00210705"/>
    <w:rsid w:val="00213801"/>
    <w:rsid w:val="00213BF2"/>
    <w:rsid w:val="0021416A"/>
    <w:rsid w:val="00214D70"/>
    <w:rsid w:val="00215201"/>
    <w:rsid w:val="00215D55"/>
    <w:rsid w:val="00215D8C"/>
    <w:rsid w:val="00221B42"/>
    <w:rsid w:val="00223797"/>
    <w:rsid w:val="00224277"/>
    <w:rsid w:val="00226093"/>
    <w:rsid w:val="00231DBB"/>
    <w:rsid w:val="00232862"/>
    <w:rsid w:val="00232D17"/>
    <w:rsid w:val="00233DCA"/>
    <w:rsid w:val="002347FF"/>
    <w:rsid w:val="00234DCB"/>
    <w:rsid w:val="00236A2A"/>
    <w:rsid w:val="00236EB9"/>
    <w:rsid w:val="0024028A"/>
    <w:rsid w:val="00244C23"/>
    <w:rsid w:val="00244DD5"/>
    <w:rsid w:val="002456B7"/>
    <w:rsid w:val="002457FD"/>
    <w:rsid w:val="00245CDA"/>
    <w:rsid w:val="002473F6"/>
    <w:rsid w:val="00247D9B"/>
    <w:rsid w:val="00251FAF"/>
    <w:rsid w:val="0025288A"/>
    <w:rsid w:val="00254125"/>
    <w:rsid w:val="002547D7"/>
    <w:rsid w:val="0025553D"/>
    <w:rsid w:val="00260785"/>
    <w:rsid w:val="00261E89"/>
    <w:rsid w:val="0026414A"/>
    <w:rsid w:val="00265A13"/>
    <w:rsid w:val="00265D5D"/>
    <w:rsid w:val="0027037D"/>
    <w:rsid w:val="00271559"/>
    <w:rsid w:val="0027210B"/>
    <w:rsid w:val="0027238D"/>
    <w:rsid w:val="00274904"/>
    <w:rsid w:val="00274C77"/>
    <w:rsid w:val="00276F80"/>
    <w:rsid w:val="0027713F"/>
    <w:rsid w:val="0027754A"/>
    <w:rsid w:val="0028031B"/>
    <w:rsid w:val="00280F85"/>
    <w:rsid w:val="00281A63"/>
    <w:rsid w:val="00283892"/>
    <w:rsid w:val="00283B98"/>
    <w:rsid w:val="0028407A"/>
    <w:rsid w:val="00284647"/>
    <w:rsid w:val="002866BD"/>
    <w:rsid w:val="0029008E"/>
    <w:rsid w:val="00290D19"/>
    <w:rsid w:val="002911A3"/>
    <w:rsid w:val="00292B2D"/>
    <w:rsid w:val="00292DFA"/>
    <w:rsid w:val="00293755"/>
    <w:rsid w:val="00294CC4"/>
    <w:rsid w:val="00296B2F"/>
    <w:rsid w:val="00297F59"/>
    <w:rsid w:val="002A048E"/>
    <w:rsid w:val="002A1DF0"/>
    <w:rsid w:val="002A27B2"/>
    <w:rsid w:val="002A2839"/>
    <w:rsid w:val="002A3E5D"/>
    <w:rsid w:val="002A7084"/>
    <w:rsid w:val="002B09C7"/>
    <w:rsid w:val="002B23E5"/>
    <w:rsid w:val="002B4180"/>
    <w:rsid w:val="002B48D7"/>
    <w:rsid w:val="002B6EC5"/>
    <w:rsid w:val="002C00CB"/>
    <w:rsid w:val="002C0CF2"/>
    <w:rsid w:val="002C1C85"/>
    <w:rsid w:val="002C3BB0"/>
    <w:rsid w:val="002C4776"/>
    <w:rsid w:val="002C49F9"/>
    <w:rsid w:val="002C50C6"/>
    <w:rsid w:val="002C5578"/>
    <w:rsid w:val="002C7F98"/>
    <w:rsid w:val="002D1143"/>
    <w:rsid w:val="002D13EF"/>
    <w:rsid w:val="002D140F"/>
    <w:rsid w:val="002D2CC5"/>
    <w:rsid w:val="002D4DF2"/>
    <w:rsid w:val="002D6C1A"/>
    <w:rsid w:val="002D7552"/>
    <w:rsid w:val="002E0147"/>
    <w:rsid w:val="002E03FD"/>
    <w:rsid w:val="002E0E9A"/>
    <w:rsid w:val="002E3600"/>
    <w:rsid w:val="002E3A3D"/>
    <w:rsid w:val="002E425A"/>
    <w:rsid w:val="002E4275"/>
    <w:rsid w:val="002E5B79"/>
    <w:rsid w:val="002E6C0D"/>
    <w:rsid w:val="002E7296"/>
    <w:rsid w:val="002F233D"/>
    <w:rsid w:val="002F29E9"/>
    <w:rsid w:val="002F4C9E"/>
    <w:rsid w:val="002F5232"/>
    <w:rsid w:val="002F6AF8"/>
    <w:rsid w:val="002F7529"/>
    <w:rsid w:val="0030022B"/>
    <w:rsid w:val="003011FA"/>
    <w:rsid w:val="00301661"/>
    <w:rsid w:val="00302078"/>
    <w:rsid w:val="00304F09"/>
    <w:rsid w:val="00307FC5"/>
    <w:rsid w:val="00311C54"/>
    <w:rsid w:val="00312AB5"/>
    <w:rsid w:val="00314BC1"/>
    <w:rsid w:val="00317038"/>
    <w:rsid w:val="003177D6"/>
    <w:rsid w:val="003178D8"/>
    <w:rsid w:val="003240D3"/>
    <w:rsid w:val="003240F9"/>
    <w:rsid w:val="0032424A"/>
    <w:rsid w:val="003244D8"/>
    <w:rsid w:val="00325B03"/>
    <w:rsid w:val="00327667"/>
    <w:rsid w:val="0033241A"/>
    <w:rsid w:val="003326ED"/>
    <w:rsid w:val="00341082"/>
    <w:rsid w:val="00341724"/>
    <w:rsid w:val="00343DA4"/>
    <w:rsid w:val="00344574"/>
    <w:rsid w:val="003454B5"/>
    <w:rsid w:val="00347CD7"/>
    <w:rsid w:val="0035143E"/>
    <w:rsid w:val="003522C0"/>
    <w:rsid w:val="00352BFA"/>
    <w:rsid w:val="00354ADA"/>
    <w:rsid w:val="00355D10"/>
    <w:rsid w:val="00357408"/>
    <w:rsid w:val="00360DA7"/>
    <w:rsid w:val="00361164"/>
    <w:rsid w:val="00362174"/>
    <w:rsid w:val="003622C9"/>
    <w:rsid w:val="00364376"/>
    <w:rsid w:val="00364BBD"/>
    <w:rsid w:val="00366835"/>
    <w:rsid w:val="00367E1C"/>
    <w:rsid w:val="00371E7A"/>
    <w:rsid w:val="003737A8"/>
    <w:rsid w:val="00375F6D"/>
    <w:rsid w:val="00377293"/>
    <w:rsid w:val="003807A1"/>
    <w:rsid w:val="003828DD"/>
    <w:rsid w:val="003836D3"/>
    <w:rsid w:val="00384FA0"/>
    <w:rsid w:val="00391951"/>
    <w:rsid w:val="003932BE"/>
    <w:rsid w:val="003938FF"/>
    <w:rsid w:val="003946AB"/>
    <w:rsid w:val="00396AA5"/>
    <w:rsid w:val="00397DA1"/>
    <w:rsid w:val="003A183F"/>
    <w:rsid w:val="003A1FD5"/>
    <w:rsid w:val="003A47D1"/>
    <w:rsid w:val="003B024D"/>
    <w:rsid w:val="003B05C3"/>
    <w:rsid w:val="003B0DEC"/>
    <w:rsid w:val="003B17D8"/>
    <w:rsid w:val="003B26E0"/>
    <w:rsid w:val="003B2897"/>
    <w:rsid w:val="003B2B4A"/>
    <w:rsid w:val="003B3B2A"/>
    <w:rsid w:val="003B414C"/>
    <w:rsid w:val="003B529E"/>
    <w:rsid w:val="003B53F5"/>
    <w:rsid w:val="003B723A"/>
    <w:rsid w:val="003B740A"/>
    <w:rsid w:val="003C01C3"/>
    <w:rsid w:val="003C05EC"/>
    <w:rsid w:val="003C1840"/>
    <w:rsid w:val="003C208A"/>
    <w:rsid w:val="003C2355"/>
    <w:rsid w:val="003C3051"/>
    <w:rsid w:val="003C402E"/>
    <w:rsid w:val="003C4C2D"/>
    <w:rsid w:val="003C6791"/>
    <w:rsid w:val="003C6D23"/>
    <w:rsid w:val="003C7558"/>
    <w:rsid w:val="003C76B2"/>
    <w:rsid w:val="003D0329"/>
    <w:rsid w:val="003D03C4"/>
    <w:rsid w:val="003D4003"/>
    <w:rsid w:val="003D4968"/>
    <w:rsid w:val="003D4BCF"/>
    <w:rsid w:val="003D5646"/>
    <w:rsid w:val="003E0457"/>
    <w:rsid w:val="003E16BF"/>
    <w:rsid w:val="003E4104"/>
    <w:rsid w:val="003E4D9E"/>
    <w:rsid w:val="003E6CF8"/>
    <w:rsid w:val="003E791B"/>
    <w:rsid w:val="003F01DF"/>
    <w:rsid w:val="003F083A"/>
    <w:rsid w:val="003F1140"/>
    <w:rsid w:val="003F23C1"/>
    <w:rsid w:val="003F2829"/>
    <w:rsid w:val="003F77D4"/>
    <w:rsid w:val="00402C2B"/>
    <w:rsid w:val="00403827"/>
    <w:rsid w:val="0040515C"/>
    <w:rsid w:val="00405397"/>
    <w:rsid w:val="0040790C"/>
    <w:rsid w:val="004079BA"/>
    <w:rsid w:val="00410577"/>
    <w:rsid w:val="00410A5B"/>
    <w:rsid w:val="00410AFF"/>
    <w:rsid w:val="00410CAA"/>
    <w:rsid w:val="00411567"/>
    <w:rsid w:val="0041340D"/>
    <w:rsid w:val="00413B96"/>
    <w:rsid w:val="00414C38"/>
    <w:rsid w:val="00416672"/>
    <w:rsid w:val="0041750E"/>
    <w:rsid w:val="004218BB"/>
    <w:rsid w:val="00426064"/>
    <w:rsid w:val="00426F8D"/>
    <w:rsid w:val="00427F89"/>
    <w:rsid w:val="00432E29"/>
    <w:rsid w:val="00433420"/>
    <w:rsid w:val="004338E3"/>
    <w:rsid w:val="00433DF9"/>
    <w:rsid w:val="00434C4F"/>
    <w:rsid w:val="004359D0"/>
    <w:rsid w:val="00435A35"/>
    <w:rsid w:val="00437B18"/>
    <w:rsid w:val="00440B2F"/>
    <w:rsid w:val="00441FA6"/>
    <w:rsid w:val="0044382F"/>
    <w:rsid w:val="00445157"/>
    <w:rsid w:val="004456F0"/>
    <w:rsid w:val="00451A84"/>
    <w:rsid w:val="00455E04"/>
    <w:rsid w:val="0045755C"/>
    <w:rsid w:val="00460928"/>
    <w:rsid w:val="004629B5"/>
    <w:rsid w:val="00462A48"/>
    <w:rsid w:val="004651F4"/>
    <w:rsid w:val="00465B60"/>
    <w:rsid w:val="00466540"/>
    <w:rsid w:val="0046684D"/>
    <w:rsid w:val="00473878"/>
    <w:rsid w:val="004751B2"/>
    <w:rsid w:val="00476D2F"/>
    <w:rsid w:val="004774EF"/>
    <w:rsid w:val="0047760F"/>
    <w:rsid w:val="004820E1"/>
    <w:rsid w:val="00482B6A"/>
    <w:rsid w:val="00483633"/>
    <w:rsid w:val="00483D8E"/>
    <w:rsid w:val="00484FE6"/>
    <w:rsid w:val="00485442"/>
    <w:rsid w:val="00485756"/>
    <w:rsid w:val="004877C8"/>
    <w:rsid w:val="004940B4"/>
    <w:rsid w:val="00495A5B"/>
    <w:rsid w:val="00495A99"/>
    <w:rsid w:val="00496022"/>
    <w:rsid w:val="00496604"/>
    <w:rsid w:val="00496EC3"/>
    <w:rsid w:val="004A137E"/>
    <w:rsid w:val="004A2DF9"/>
    <w:rsid w:val="004A6251"/>
    <w:rsid w:val="004A64CA"/>
    <w:rsid w:val="004A6A14"/>
    <w:rsid w:val="004B07E2"/>
    <w:rsid w:val="004B0EB7"/>
    <w:rsid w:val="004B1124"/>
    <w:rsid w:val="004B1415"/>
    <w:rsid w:val="004B6CCA"/>
    <w:rsid w:val="004B78C2"/>
    <w:rsid w:val="004C0ABC"/>
    <w:rsid w:val="004C1500"/>
    <w:rsid w:val="004C18E7"/>
    <w:rsid w:val="004C1B1E"/>
    <w:rsid w:val="004C24CF"/>
    <w:rsid w:val="004C37AD"/>
    <w:rsid w:val="004C37B9"/>
    <w:rsid w:val="004C5778"/>
    <w:rsid w:val="004C59BF"/>
    <w:rsid w:val="004C5EB3"/>
    <w:rsid w:val="004C77B3"/>
    <w:rsid w:val="004C7FA0"/>
    <w:rsid w:val="004D04E8"/>
    <w:rsid w:val="004D1B12"/>
    <w:rsid w:val="004D421A"/>
    <w:rsid w:val="004D7B17"/>
    <w:rsid w:val="004E02C2"/>
    <w:rsid w:val="004E25BF"/>
    <w:rsid w:val="004E2DE1"/>
    <w:rsid w:val="004E2EAB"/>
    <w:rsid w:val="004E3A94"/>
    <w:rsid w:val="004E6E81"/>
    <w:rsid w:val="004F45AF"/>
    <w:rsid w:val="004F492C"/>
    <w:rsid w:val="004F6DAB"/>
    <w:rsid w:val="0050281E"/>
    <w:rsid w:val="00502BE9"/>
    <w:rsid w:val="00503224"/>
    <w:rsid w:val="00503552"/>
    <w:rsid w:val="0050428D"/>
    <w:rsid w:val="00505956"/>
    <w:rsid w:val="00506821"/>
    <w:rsid w:val="00510876"/>
    <w:rsid w:val="0051099E"/>
    <w:rsid w:val="00512F90"/>
    <w:rsid w:val="005131C1"/>
    <w:rsid w:val="00515400"/>
    <w:rsid w:val="00515A1F"/>
    <w:rsid w:val="00515F74"/>
    <w:rsid w:val="0051758D"/>
    <w:rsid w:val="00520DA4"/>
    <w:rsid w:val="00521372"/>
    <w:rsid w:val="005215EF"/>
    <w:rsid w:val="00521D50"/>
    <w:rsid w:val="00522365"/>
    <w:rsid w:val="00524568"/>
    <w:rsid w:val="0052485B"/>
    <w:rsid w:val="00527318"/>
    <w:rsid w:val="00530DFB"/>
    <w:rsid w:val="00533F17"/>
    <w:rsid w:val="00534410"/>
    <w:rsid w:val="005344F5"/>
    <w:rsid w:val="005357DA"/>
    <w:rsid w:val="0053599B"/>
    <w:rsid w:val="0053697E"/>
    <w:rsid w:val="00536F6B"/>
    <w:rsid w:val="0054064F"/>
    <w:rsid w:val="00541BE9"/>
    <w:rsid w:val="00541C0D"/>
    <w:rsid w:val="005425FF"/>
    <w:rsid w:val="00543330"/>
    <w:rsid w:val="0054625E"/>
    <w:rsid w:val="00546643"/>
    <w:rsid w:val="00552D86"/>
    <w:rsid w:val="00556E1F"/>
    <w:rsid w:val="0055766F"/>
    <w:rsid w:val="00561D86"/>
    <w:rsid w:val="0056379D"/>
    <w:rsid w:val="005654C0"/>
    <w:rsid w:val="005655B9"/>
    <w:rsid w:val="0056623B"/>
    <w:rsid w:val="00567343"/>
    <w:rsid w:val="005704FF"/>
    <w:rsid w:val="00573C35"/>
    <w:rsid w:val="005760A3"/>
    <w:rsid w:val="00576471"/>
    <w:rsid w:val="005765AF"/>
    <w:rsid w:val="00580A13"/>
    <w:rsid w:val="00580BEF"/>
    <w:rsid w:val="0058273B"/>
    <w:rsid w:val="00582A29"/>
    <w:rsid w:val="00586DF8"/>
    <w:rsid w:val="005873E9"/>
    <w:rsid w:val="005939F2"/>
    <w:rsid w:val="00593B45"/>
    <w:rsid w:val="00593C40"/>
    <w:rsid w:val="005942BC"/>
    <w:rsid w:val="005950E0"/>
    <w:rsid w:val="0059670B"/>
    <w:rsid w:val="005A23EC"/>
    <w:rsid w:val="005A33C1"/>
    <w:rsid w:val="005A3A54"/>
    <w:rsid w:val="005A4DD3"/>
    <w:rsid w:val="005A5C9A"/>
    <w:rsid w:val="005A70BB"/>
    <w:rsid w:val="005A72C3"/>
    <w:rsid w:val="005B36CD"/>
    <w:rsid w:val="005B46D6"/>
    <w:rsid w:val="005B6356"/>
    <w:rsid w:val="005C0003"/>
    <w:rsid w:val="005C0529"/>
    <w:rsid w:val="005C4335"/>
    <w:rsid w:val="005D1D9F"/>
    <w:rsid w:val="005D2445"/>
    <w:rsid w:val="005D2496"/>
    <w:rsid w:val="005D34FE"/>
    <w:rsid w:val="005D5D50"/>
    <w:rsid w:val="005D5F69"/>
    <w:rsid w:val="005D77A1"/>
    <w:rsid w:val="005E0B18"/>
    <w:rsid w:val="005E1058"/>
    <w:rsid w:val="005E15E9"/>
    <w:rsid w:val="005E21CB"/>
    <w:rsid w:val="005E2D48"/>
    <w:rsid w:val="005E3897"/>
    <w:rsid w:val="005E4048"/>
    <w:rsid w:val="005E4AF0"/>
    <w:rsid w:val="005E5328"/>
    <w:rsid w:val="005E57A7"/>
    <w:rsid w:val="005E68DF"/>
    <w:rsid w:val="005E6F1C"/>
    <w:rsid w:val="005F0244"/>
    <w:rsid w:val="005F2DFA"/>
    <w:rsid w:val="005F2F0D"/>
    <w:rsid w:val="005F4F85"/>
    <w:rsid w:val="005F5A9F"/>
    <w:rsid w:val="005F695D"/>
    <w:rsid w:val="005F6B90"/>
    <w:rsid w:val="005F7A24"/>
    <w:rsid w:val="00602B10"/>
    <w:rsid w:val="00603686"/>
    <w:rsid w:val="00604DC6"/>
    <w:rsid w:val="00605159"/>
    <w:rsid w:val="00605E51"/>
    <w:rsid w:val="006072D3"/>
    <w:rsid w:val="006075F6"/>
    <w:rsid w:val="00610E06"/>
    <w:rsid w:val="00612476"/>
    <w:rsid w:val="00613A88"/>
    <w:rsid w:val="00613B52"/>
    <w:rsid w:val="00613E6C"/>
    <w:rsid w:val="00621367"/>
    <w:rsid w:val="00622903"/>
    <w:rsid w:val="00623460"/>
    <w:rsid w:val="00624DD0"/>
    <w:rsid w:val="00624F10"/>
    <w:rsid w:val="0062743E"/>
    <w:rsid w:val="0063109E"/>
    <w:rsid w:val="0063161B"/>
    <w:rsid w:val="0063178C"/>
    <w:rsid w:val="00631F2D"/>
    <w:rsid w:val="006320E6"/>
    <w:rsid w:val="00632F9E"/>
    <w:rsid w:val="006333D1"/>
    <w:rsid w:val="006353C1"/>
    <w:rsid w:val="00635735"/>
    <w:rsid w:val="00635D86"/>
    <w:rsid w:val="006367EC"/>
    <w:rsid w:val="00640359"/>
    <w:rsid w:val="00640676"/>
    <w:rsid w:val="00641B58"/>
    <w:rsid w:val="00641D30"/>
    <w:rsid w:val="00643B51"/>
    <w:rsid w:val="00646D1B"/>
    <w:rsid w:val="006500A6"/>
    <w:rsid w:val="006517DE"/>
    <w:rsid w:val="00651D40"/>
    <w:rsid w:val="00653E72"/>
    <w:rsid w:val="00656A0C"/>
    <w:rsid w:val="00656A2A"/>
    <w:rsid w:val="00656B7D"/>
    <w:rsid w:val="00657083"/>
    <w:rsid w:val="006572AD"/>
    <w:rsid w:val="00666941"/>
    <w:rsid w:val="00671CDE"/>
    <w:rsid w:val="00671FFE"/>
    <w:rsid w:val="0067255D"/>
    <w:rsid w:val="006729C2"/>
    <w:rsid w:val="00673E1E"/>
    <w:rsid w:val="00673F2B"/>
    <w:rsid w:val="00674805"/>
    <w:rsid w:val="0068149F"/>
    <w:rsid w:val="00681A0D"/>
    <w:rsid w:val="006821E3"/>
    <w:rsid w:val="00684F1F"/>
    <w:rsid w:val="00685E18"/>
    <w:rsid w:val="00686E2E"/>
    <w:rsid w:val="006875A8"/>
    <w:rsid w:val="00691F9C"/>
    <w:rsid w:val="00695CCD"/>
    <w:rsid w:val="00695ED0"/>
    <w:rsid w:val="00696C42"/>
    <w:rsid w:val="00697757"/>
    <w:rsid w:val="006A0CCD"/>
    <w:rsid w:val="006A1AF3"/>
    <w:rsid w:val="006A41CF"/>
    <w:rsid w:val="006A50DB"/>
    <w:rsid w:val="006A5C98"/>
    <w:rsid w:val="006A6234"/>
    <w:rsid w:val="006B2B3B"/>
    <w:rsid w:val="006B2BA6"/>
    <w:rsid w:val="006B410D"/>
    <w:rsid w:val="006B5217"/>
    <w:rsid w:val="006B6297"/>
    <w:rsid w:val="006B6859"/>
    <w:rsid w:val="006C0062"/>
    <w:rsid w:val="006D0BE0"/>
    <w:rsid w:val="006D0FEE"/>
    <w:rsid w:val="006D1276"/>
    <w:rsid w:val="006D26BA"/>
    <w:rsid w:val="006D3BF9"/>
    <w:rsid w:val="006D4274"/>
    <w:rsid w:val="006D51A0"/>
    <w:rsid w:val="006D6E55"/>
    <w:rsid w:val="006D7714"/>
    <w:rsid w:val="006D7D5F"/>
    <w:rsid w:val="006E06A4"/>
    <w:rsid w:val="006E2713"/>
    <w:rsid w:val="006E311D"/>
    <w:rsid w:val="006E3A1A"/>
    <w:rsid w:val="006E3A5A"/>
    <w:rsid w:val="006E5332"/>
    <w:rsid w:val="006E66E1"/>
    <w:rsid w:val="006E78B2"/>
    <w:rsid w:val="006F03C8"/>
    <w:rsid w:val="006F0562"/>
    <w:rsid w:val="006F1778"/>
    <w:rsid w:val="006F24D0"/>
    <w:rsid w:val="006F2544"/>
    <w:rsid w:val="006F3BD0"/>
    <w:rsid w:val="006F4D51"/>
    <w:rsid w:val="006F58EA"/>
    <w:rsid w:val="006F6258"/>
    <w:rsid w:val="006F65AC"/>
    <w:rsid w:val="006F6AE5"/>
    <w:rsid w:val="006F7B99"/>
    <w:rsid w:val="007047ED"/>
    <w:rsid w:val="00704A6F"/>
    <w:rsid w:val="007116B5"/>
    <w:rsid w:val="00711B3E"/>
    <w:rsid w:val="00713BE1"/>
    <w:rsid w:val="00714D03"/>
    <w:rsid w:val="00715C03"/>
    <w:rsid w:val="00716F94"/>
    <w:rsid w:val="00717CD3"/>
    <w:rsid w:val="00717D64"/>
    <w:rsid w:val="00721E76"/>
    <w:rsid w:val="00722726"/>
    <w:rsid w:val="00723A99"/>
    <w:rsid w:val="007250DF"/>
    <w:rsid w:val="00727938"/>
    <w:rsid w:val="007315C8"/>
    <w:rsid w:val="00733DD3"/>
    <w:rsid w:val="00735786"/>
    <w:rsid w:val="00736AE9"/>
    <w:rsid w:val="00741E1D"/>
    <w:rsid w:val="00742ADE"/>
    <w:rsid w:val="00742ECA"/>
    <w:rsid w:val="007450E2"/>
    <w:rsid w:val="00745570"/>
    <w:rsid w:val="00746218"/>
    <w:rsid w:val="007467BE"/>
    <w:rsid w:val="00747F22"/>
    <w:rsid w:val="00752354"/>
    <w:rsid w:val="00752EDD"/>
    <w:rsid w:val="00753527"/>
    <w:rsid w:val="00753EEA"/>
    <w:rsid w:val="00754EE4"/>
    <w:rsid w:val="007557F4"/>
    <w:rsid w:val="007559CD"/>
    <w:rsid w:val="00756318"/>
    <w:rsid w:val="00756713"/>
    <w:rsid w:val="007576F3"/>
    <w:rsid w:val="00757C98"/>
    <w:rsid w:val="00760712"/>
    <w:rsid w:val="00761AA6"/>
    <w:rsid w:val="00762C17"/>
    <w:rsid w:val="0076515E"/>
    <w:rsid w:val="007666EA"/>
    <w:rsid w:val="007668C2"/>
    <w:rsid w:val="00770115"/>
    <w:rsid w:val="00772112"/>
    <w:rsid w:val="00772254"/>
    <w:rsid w:val="00773D13"/>
    <w:rsid w:val="00775954"/>
    <w:rsid w:val="00775B89"/>
    <w:rsid w:val="0077747D"/>
    <w:rsid w:val="00777D52"/>
    <w:rsid w:val="00782813"/>
    <w:rsid w:val="0078314F"/>
    <w:rsid w:val="007831FE"/>
    <w:rsid w:val="00786397"/>
    <w:rsid w:val="007864AC"/>
    <w:rsid w:val="00790687"/>
    <w:rsid w:val="00791812"/>
    <w:rsid w:val="007918F4"/>
    <w:rsid w:val="0079267C"/>
    <w:rsid w:val="00792E49"/>
    <w:rsid w:val="00793863"/>
    <w:rsid w:val="007948EF"/>
    <w:rsid w:val="007956B2"/>
    <w:rsid w:val="00797FCA"/>
    <w:rsid w:val="007A0400"/>
    <w:rsid w:val="007A12A2"/>
    <w:rsid w:val="007A1351"/>
    <w:rsid w:val="007A28C7"/>
    <w:rsid w:val="007A46FB"/>
    <w:rsid w:val="007A4851"/>
    <w:rsid w:val="007B2417"/>
    <w:rsid w:val="007B28F1"/>
    <w:rsid w:val="007B3412"/>
    <w:rsid w:val="007B4783"/>
    <w:rsid w:val="007B703F"/>
    <w:rsid w:val="007B72ED"/>
    <w:rsid w:val="007B7AB5"/>
    <w:rsid w:val="007C33BF"/>
    <w:rsid w:val="007C4345"/>
    <w:rsid w:val="007C5123"/>
    <w:rsid w:val="007C6F63"/>
    <w:rsid w:val="007C729A"/>
    <w:rsid w:val="007C74E8"/>
    <w:rsid w:val="007C76D5"/>
    <w:rsid w:val="007C78C2"/>
    <w:rsid w:val="007C7D33"/>
    <w:rsid w:val="007D1CC1"/>
    <w:rsid w:val="007D1FD9"/>
    <w:rsid w:val="007D2BAA"/>
    <w:rsid w:val="007D3575"/>
    <w:rsid w:val="007D38E1"/>
    <w:rsid w:val="007D5F90"/>
    <w:rsid w:val="007E695F"/>
    <w:rsid w:val="007E7289"/>
    <w:rsid w:val="007F40B8"/>
    <w:rsid w:val="007F6E64"/>
    <w:rsid w:val="007F748A"/>
    <w:rsid w:val="007F753A"/>
    <w:rsid w:val="00801EA8"/>
    <w:rsid w:val="008020B2"/>
    <w:rsid w:val="00804A09"/>
    <w:rsid w:val="00810CD0"/>
    <w:rsid w:val="00810D00"/>
    <w:rsid w:val="008129BA"/>
    <w:rsid w:val="00812D78"/>
    <w:rsid w:val="0081426A"/>
    <w:rsid w:val="008148AF"/>
    <w:rsid w:val="00814FA9"/>
    <w:rsid w:val="00815692"/>
    <w:rsid w:val="00816618"/>
    <w:rsid w:val="0081773C"/>
    <w:rsid w:val="008177B3"/>
    <w:rsid w:val="0082317A"/>
    <w:rsid w:val="0082541B"/>
    <w:rsid w:val="00830755"/>
    <w:rsid w:val="00830CD1"/>
    <w:rsid w:val="00831562"/>
    <w:rsid w:val="00831787"/>
    <w:rsid w:val="00832957"/>
    <w:rsid w:val="00832B3F"/>
    <w:rsid w:val="008333C7"/>
    <w:rsid w:val="00833787"/>
    <w:rsid w:val="00833A65"/>
    <w:rsid w:val="00834595"/>
    <w:rsid w:val="008353A0"/>
    <w:rsid w:val="008357C4"/>
    <w:rsid w:val="0084395A"/>
    <w:rsid w:val="00844AFF"/>
    <w:rsid w:val="00845403"/>
    <w:rsid w:val="008472E8"/>
    <w:rsid w:val="00850AC2"/>
    <w:rsid w:val="00850EE1"/>
    <w:rsid w:val="008518C4"/>
    <w:rsid w:val="00851E5A"/>
    <w:rsid w:val="00852B2E"/>
    <w:rsid w:val="00852B2F"/>
    <w:rsid w:val="00852DB1"/>
    <w:rsid w:val="00852EB7"/>
    <w:rsid w:val="008536BF"/>
    <w:rsid w:val="00853CDF"/>
    <w:rsid w:val="00853D8E"/>
    <w:rsid w:val="00854D08"/>
    <w:rsid w:val="00856985"/>
    <w:rsid w:val="00857FD3"/>
    <w:rsid w:val="00861699"/>
    <w:rsid w:val="0086185F"/>
    <w:rsid w:val="00863329"/>
    <w:rsid w:val="008652AE"/>
    <w:rsid w:val="0087000B"/>
    <w:rsid w:val="008748DA"/>
    <w:rsid w:val="0087530A"/>
    <w:rsid w:val="008764DB"/>
    <w:rsid w:val="00880929"/>
    <w:rsid w:val="00880A63"/>
    <w:rsid w:val="00881F2C"/>
    <w:rsid w:val="008848E8"/>
    <w:rsid w:val="00886068"/>
    <w:rsid w:val="008900A8"/>
    <w:rsid w:val="0089038F"/>
    <w:rsid w:val="00890A3B"/>
    <w:rsid w:val="00893F1A"/>
    <w:rsid w:val="008945AF"/>
    <w:rsid w:val="00894951"/>
    <w:rsid w:val="00895A5D"/>
    <w:rsid w:val="008967A8"/>
    <w:rsid w:val="00896CB4"/>
    <w:rsid w:val="008972EA"/>
    <w:rsid w:val="008A03D7"/>
    <w:rsid w:val="008A34C8"/>
    <w:rsid w:val="008A4A90"/>
    <w:rsid w:val="008A5EE3"/>
    <w:rsid w:val="008A653F"/>
    <w:rsid w:val="008A6560"/>
    <w:rsid w:val="008B2EA8"/>
    <w:rsid w:val="008B34FC"/>
    <w:rsid w:val="008B39A6"/>
    <w:rsid w:val="008B5B91"/>
    <w:rsid w:val="008C0F5F"/>
    <w:rsid w:val="008C2EAA"/>
    <w:rsid w:val="008C38B9"/>
    <w:rsid w:val="008C5055"/>
    <w:rsid w:val="008C793B"/>
    <w:rsid w:val="008D015F"/>
    <w:rsid w:val="008D0B3C"/>
    <w:rsid w:val="008D2A2E"/>
    <w:rsid w:val="008D337E"/>
    <w:rsid w:val="008D3B3E"/>
    <w:rsid w:val="008D48EF"/>
    <w:rsid w:val="008D5216"/>
    <w:rsid w:val="008E0503"/>
    <w:rsid w:val="008E06C4"/>
    <w:rsid w:val="008E2AF7"/>
    <w:rsid w:val="008E309D"/>
    <w:rsid w:val="008E35B7"/>
    <w:rsid w:val="008E6060"/>
    <w:rsid w:val="008E7A9A"/>
    <w:rsid w:val="008F033F"/>
    <w:rsid w:val="008F20A2"/>
    <w:rsid w:val="008F29F4"/>
    <w:rsid w:val="008F6407"/>
    <w:rsid w:val="009026F2"/>
    <w:rsid w:val="00902E77"/>
    <w:rsid w:val="00906281"/>
    <w:rsid w:val="00912DAE"/>
    <w:rsid w:val="009142FA"/>
    <w:rsid w:val="00915C7A"/>
    <w:rsid w:val="0091629E"/>
    <w:rsid w:val="009171C2"/>
    <w:rsid w:val="00920640"/>
    <w:rsid w:val="00920C48"/>
    <w:rsid w:val="00921C6C"/>
    <w:rsid w:val="009225B4"/>
    <w:rsid w:val="00924BFC"/>
    <w:rsid w:val="00925A60"/>
    <w:rsid w:val="00925CB5"/>
    <w:rsid w:val="009261FC"/>
    <w:rsid w:val="00926DFD"/>
    <w:rsid w:val="009273B4"/>
    <w:rsid w:val="009276B9"/>
    <w:rsid w:val="0093084C"/>
    <w:rsid w:val="00930EFB"/>
    <w:rsid w:val="00931809"/>
    <w:rsid w:val="00931FD7"/>
    <w:rsid w:val="009351C5"/>
    <w:rsid w:val="00935E17"/>
    <w:rsid w:val="00936310"/>
    <w:rsid w:val="009370E8"/>
    <w:rsid w:val="00940159"/>
    <w:rsid w:val="0094205B"/>
    <w:rsid w:val="0094229E"/>
    <w:rsid w:val="0094368A"/>
    <w:rsid w:val="00944DFF"/>
    <w:rsid w:val="009468E7"/>
    <w:rsid w:val="00946AC4"/>
    <w:rsid w:val="0094703C"/>
    <w:rsid w:val="00951936"/>
    <w:rsid w:val="00952283"/>
    <w:rsid w:val="009522B4"/>
    <w:rsid w:val="009561E9"/>
    <w:rsid w:val="009613A9"/>
    <w:rsid w:val="00961D68"/>
    <w:rsid w:val="009625B3"/>
    <w:rsid w:val="00962658"/>
    <w:rsid w:val="00963E49"/>
    <w:rsid w:val="0096425B"/>
    <w:rsid w:val="00965C77"/>
    <w:rsid w:val="00966D7D"/>
    <w:rsid w:val="00967DF0"/>
    <w:rsid w:val="00967F2A"/>
    <w:rsid w:val="0097053F"/>
    <w:rsid w:val="00970611"/>
    <w:rsid w:val="00970631"/>
    <w:rsid w:val="00971815"/>
    <w:rsid w:val="00972234"/>
    <w:rsid w:val="00973C48"/>
    <w:rsid w:val="00974774"/>
    <w:rsid w:val="00974DB8"/>
    <w:rsid w:val="00975F0E"/>
    <w:rsid w:val="0098068B"/>
    <w:rsid w:val="00980742"/>
    <w:rsid w:val="009808A4"/>
    <w:rsid w:val="00980A9A"/>
    <w:rsid w:val="009814C3"/>
    <w:rsid w:val="00981FC6"/>
    <w:rsid w:val="00985517"/>
    <w:rsid w:val="00987989"/>
    <w:rsid w:val="00987AB0"/>
    <w:rsid w:val="00990333"/>
    <w:rsid w:val="00990F9A"/>
    <w:rsid w:val="00991976"/>
    <w:rsid w:val="00992BAB"/>
    <w:rsid w:val="00992FFE"/>
    <w:rsid w:val="009936D8"/>
    <w:rsid w:val="0099478F"/>
    <w:rsid w:val="009950D6"/>
    <w:rsid w:val="009978C9"/>
    <w:rsid w:val="009A02D7"/>
    <w:rsid w:val="009A17DB"/>
    <w:rsid w:val="009A1B02"/>
    <w:rsid w:val="009A3498"/>
    <w:rsid w:val="009A4C35"/>
    <w:rsid w:val="009A4D70"/>
    <w:rsid w:val="009A5D74"/>
    <w:rsid w:val="009A7C05"/>
    <w:rsid w:val="009B01F2"/>
    <w:rsid w:val="009B26B3"/>
    <w:rsid w:val="009B595E"/>
    <w:rsid w:val="009B6A75"/>
    <w:rsid w:val="009B6B8F"/>
    <w:rsid w:val="009B6F24"/>
    <w:rsid w:val="009B7D96"/>
    <w:rsid w:val="009C6AA3"/>
    <w:rsid w:val="009C72C2"/>
    <w:rsid w:val="009C751D"/>
    <w:rsid w:val="009C7732"/>
    <w:rsid w:val="009D06CD"/>
    <w:rsid w:val="009D104F"/>
    <w:rsid w:val="009D3B04"/>
    <w:rsid w:val="009D4A1F"/>
    <w:rsid w:val="009D50C9"/>
    <w:rsid w:val="009D5126"/>
    <w:rsid w:val="009D5D1A"/>
    <w:rsid w:val="009D620B"/>
    <w:rsid w:val="009E0AFB"/>
    <w:rsid w:val="009E2764"/>
    <w:rsid w:val="009E3E1A"/>
    <w:rsid w:val="009E5F04"/>
    <w:rsid w:val="009E65EB"/>
    <w:rsid w:val="009F318E"/>
    <w:rsid w:val="009F444D"/>
    <w:rsid w:val="009F4617"/>
    <w:rsid w:val="009F4F39"/>
    <w:rsid w:val="009F76D8"/>
    <w:rsid w:val="00A00498"/>
    <w:rsid w:val="00A0052B"/>
    <w:rsid w:val="00A00A69"/>
    <w:rsid w:val="00A00D98"/>
    <w:rsid w:val="00A0127F"/>
    <w:rsid w:val="00A01475"/>
    <w:rsid w:val="00A031FD"/>
    <w:rsid w:val="00A04F19"/>
    <w:rsid w:val="00A05447"/>
    <w:rsid w:val="00A05517"/>
    <w:rsid w:val="00A06811"/>
    <w:rsid w:val="00A07F3E"/>
    <w:rsid w:val="00A10735"/>
    <w:rsid w:val="00A11C31"/>
    <w:rsid w:val="00A12C65"/>
    <w:rsid w:val="00A13D4F"/>
    <w:rsid w:val="00A140FE"/>
    <w:rsid w:val="00A15EF5"/>
    <w:rsid w:val="00A161F1"/>
    <w:rsid w:val="00A1756E"/>
    <w:rsid w:val="00A206BD"/>
    <w:rsid w:val="00A218A6"/>
    <w:rsid w:val="00A21E89"/>
    <w:rsid w:val="00A2230E"/>
    <w:rsid w:val="00A22611"/>
    <w:rsid w:val="00A22F80"/>
    <w:rsid w:val="00A239A7"/>
    <w:rsid w:val="00A24310"/>
    <w:rsid w:val="00A24493"/>
    <w:rsid w:val="00A24CB5"/>
    <w:rsid w:val="00A272B6"/>
    <w:rsid w:val="00A27485"/>
    <w:rsid w:val="00A33A1A"/>
    <w:rsid w:val="00A34C9B"/>
    <w:rsid w:val="00A34F6D"/>
    <w:rsid w:val="00A35491"/>
    <w:rsid w:val="00A35A4C"/>
    <w:rsid w:val="00A401C0"/>
    <w:rsid w:val="00A42BE2"/>
    <w:rsid w:val="00A439BF"/>
    <w:rsid w:val="00A44D04"/>
    <w:rsid w:val="00A4562C"/>
    <w:rsid w:val="00A45BBA"/>
    <w:rsid w:val="00A46A6B"/>
    <w:rsid w:val="00A51482"/>
    <w:rsid w:val="00A52AFC"/>
    <w:rsid w:val="00A54C88"/>
    <w:rsid w:val="00A559FC"/>
    <w:rsid w:val="00A56070"/>
    <w:rsid w:val="00A56924"/>
    <w:rsid w:val="00A600DB"/>
    <w:rsid w:val="00A61282"/>
    <w:rsid w:val="00A62533"/>
    <w:rsid w:val="00A62AAB"/>
    <w:rsid w:val="00A63204"/>
    <w:rsid w:val="00A65033"/>
    <w:rsid w:val="00A663AC"/>
    <w:rsid w:val="00A66404"/>
    <w:rsid w:val="00A708F7"/>
    <w:rsid w:val="00A71337"/>
    <w:rsid w:val="00A71DEF"/>
    <w:rsid w:val="00A73367"/>
    <w:rsid w:val="00A7471D"/>
    <w:rsid w:val="00A7524A"/>
    <w:rsid w:val="00A772C2"/>
    <w:rsid w:val="00A77487"/>
    <w:rsid w:val="00A77A76"/>
    <w:rsid w:val="00A8118B"/>
    <w:rsid w:val="00A829EE"/>
    <w:rsid w:val="00A832DC"/>
    <w:rsid w:val="00A85F5C"/>
    <w:rsid w:val="00A8796A"/>
    <w:rsid w:val="00A9030F"/>
    <w:rsid w:val="00A91178"/>
    <w:rsid w:val="00A91C50"/>
    <w:rsid w:val="00A923AF"/>
    <w:rsid w:val="00A93759"/>
    <w:rsid w:val="00A93A72"/>
    <w:rsid w:val="00A93BBB"/>
    <w:rsid w:val="00A93CF0"/>
    <w:rsid w:val="00A94B5C"/>
    <w:rsid w:val="00A968EB"/>
    <w:rsid w:val="00A96E2B"/>
    <w:rsid w:val="00AA154F"/>
    <w:rsid w:val="00AA1C0E"/>
    <w:rsid w:val="00AA2E48"/>
    <w:rsid w:val="00AA3A88"/>
    <w:rsid w:val="00AA3B43"/>
    <w:rsid w:val="00AA3B6D"/>
    <w:rsid w:val="00AA4811"/>
    <w:rsid w:val="00AA75DA"/>
    <w:rsid w:val="00AB032E"/>
    <w:rsid w:val="00AB1F87"/>
    <w:rsid w:val="00AB3D49"/>
    <w:rsid w:val="00AB48E6"/>
    <w:rsid w:val="00AB5F08"/>
    <w:rsid w:val="00AC10F9"/>
    <w:rsid w:val="00AC2D51"/>
    <w:rsid w:val="00AC37E3"/>
    <w:rsid w:val="00AC4589"/>
    <w:rsid w:val="00AC502F"/>
    <w:rsid w:val="00AC7453"/>
    <w:rsid w:val="00AC7877"/>
    <w:rsid w:val="00AD16EC"/>
    <w:rsid w:val="00AD2DF0"/>
    <w:rsid w:val="00AD442F"/>
    <w:rsid w:val="00AD7296"/>
    <w:rsid w:val="00AE1ECF"/>
    <w:rsid w:val="00AE3147"/>
    <w:rsid w:val="00AE3448"/>
    <w:rsid w:val="00AE4E4A"/>
    <w:rsid w:val="00AE4ECD"/>
    <w:rsid w:val="00AE559A"/>
    <w:rsid w:val="00AE7107"/>
    <w:rsid w:val="00AE740A"/>
    <w:rsid w:val="00AF0297"/>
    <w:rsid w:val="00AF17FC"/>
    <w:rsid w:val="00AF2947"/>
    <w:rsid w:val="00AF3F29"/>
    <w:rsid w:val="00AF4055"/>
    <w:rsid w:val="00AF668B"/>
    <w:rsid w:val="00B00BF1"/>
    <w:rsid w:val="00B00F5F"/>
    <w:rsid w:val="00B03FA4"/>
    <w:rsid w:val="00B04C24"/>
    <w:rsid w:val="00B06447"/>
    <w:rsid w:val="00B06A99"/>
    <w:rsid w:val="00B071C9"/>
    <w:rsid w:val="00B07BB8"/>
    <w:rsid w:val="00B13F13"/>
    <w:rsid w:val="00B14618"/>
    <w:rsid w:val="00B15521"/>
    <w:rsid w:val="00B155BA"/>
    <w:rsid w:val="00B17705"/>
    <w:rsid w:val="00B17F3D"/>
    <w:rsid w:val="00B203B3"/>
    <w:rsid w:val="00B21097"/>
    <w:rsid w:val="00B21D2F"/>
    <w:rsid w:val="00B22915"/>
    <w:rsid w:val="00B22B83"/>
    <w:rsid w:val="00B23DB1"/>
    <w:rsid w:val="00B2534A"/>
    <w:rsid w:val="00B25FEF"/>
    <w:rsid w:val="00B261D4"/>
    <w:rsid w:val="00B27AE9"/>
    <w:rsid w:val="00B3078B"/>
    <w:rsid w:val="00B31AEC"/>
    <w:rsid w:val="00B31C03"/>
    <w:rsid w:val="00B32C4D"/>
    <w:rsid w:val="00B33691"/>
    <w:rsid w:val="00B33AA6"/>
    <w:rsid w:val="00B351DB"/>
    <w:rsid w:val="00B35F0A"/>
    <w:rsid w:val="00B37904"/>
    <w:rsid w:val="00B409B4"/>
    <w:rsid w:val="00B41504"/>
    <w:rsid w:val="00B42E3D"/>
    <w:rsid w:val="00B43DFC"/>
    <w:rsid w:val="00B44FA0"/>
    <w:rsid w:val="00B454B2"/>
    <w:rsid w:val="00B458EB"/>
    <w:rsid w:val="00B467EF"/>
    <w:rsid w:val="00B5371C"/>
    <w:rsid w:val="00B53B58"/>
    <w:rsid w:val="00B56E5B"/>
    <w:rsid w:val="00B57FB2"/>
    <w:rsid w:val="00B62C05"/>
    <w:rsid w:val="00B63240"/>
    <w:rsid w:val="00B63391"/>
    <w:rsid w:val="00B652BA"/>
    <w:rsid w:val="00B670EC"/>
    <w:rsid w:val="00B67DAA"/>
    <w:rsid w:val="00B70435"/>
    <w:rsid w:val="00B709D8"/>
    <w:rsid w:val="00B71437"/>
    <w:rsid w:val="00B72399"/>
    <w:rsid w:val="00B72904"/>
    <w:rsid w:val="00B752DD"/>
    <w:rsid w:val="00B75432"/>
    <w:rsid w:val="00B75C02"/>
    <w:rsid w:val="00B7667B"/>
    <w:rsid w:val="00B76DBC"/>
    <w:rsid w:val="00B802F5"/>
    <w:rsid w:val="00B803B2"/>
    <w:rsid w:val="00B835FC"/>
    <w:rsid w:val="00B83A34"/>
    <w:rsid w:val="00B85EB7"/>
    <w:rsid w:val="00B87C4A"/>
    <w:rsid w:val="00B9130E"/>
    <w:rsid w:val="00B924F3"/>
    <w:rsid w:val="00B92DCF"/>
    <w:rsid w:val="00B94B4B"/>
    <w:rsid w:val="00B94CCC"/>
    <w:rsid w:val="00B97692"/>
    <w:rsid w:val="00B97D24"/>
    <w:rsid w:val="00BA0267"/>
    <w:rsid w:val="00BA104A"/>
    <w:rsid w:val="00BA1C3C"/>
    <w:rsid w:val="00BA279A"/>
    <w:rsid w:val="00BA33E9"/>
    <w:rsid w:val="00BA5210"/>
    <w:rsid w:val="00BA588E"/>
    <w:rsid w:val="00BA71A6"/>
    <w:rsid w:val="00BB0293"/>
    <w:rsid w:val="00BB12C9"/>
    <w:rsid w:val="00BB139A"/>
    <w:rsid w:val="00BB2901"/>
    <w:rsid w:val="00BB50A8"/>
    <w:rsid w:val="00BB53C7"/>
    <w:rsid w:val="00BB53EA"/>
    <w:rsid w:val="00BB56E9"/>
    <w:rsid w:val="00BB5BAA"/>
    <w:rsid w:val="00BB5C33"/>
    <w:rsid w:val="00BB61B3"/>
    <w:rsid w:val="00BB706A"/>
    <w:rsid w:val="00BB7A34"/>
    <w:rsid w:val="00BC0127"/>
    <w:rsid w:val="00BC0357"/>
    <w:rsid w:val="00BC352D"/>
    <w:rsid w:val="00BC4069"/>
    <w:rsid w:val="00BC4209"/>
    <w:rsid w:val="00BC4769"/>
    <w:rsid w:val="00BC4D2F"/>
    <w:rsid w:val="00BC5C2C"/>
    <w:rsid w:val="00BC5F3E"/>
    <w:rsid w:val="00BC5FA5"/>
    <w:rsid w:val="00BC60F5"/>
    <w:rsid w:val="00BD248D"/>
    <w:rsid w:val="00BD2A3D"/>
    <w:rsid w:val="00BD3704"/>
    <w:rsid w:val="00BD3BE8"/>
    <w:rsid w:val="00BD4369"/>
    <w:rsid w:val="00BD494E"/>
    <w:rsid w:val="00BD4AD5"/>
    <w:rsid w:val="00BD4F1B"/>
    <w:rsid w:val="00BD5044"/>
    <w:rsid w:val="00BD5642"/>
    <w:rsid w:val="00BE1187"/>
    <w:rsid w:val="00BE13D2"/>
    <w:rsid w:val="00BE23F8"/>
    <w:rsid w:val="00BE6920"/>
    <w:rsid w:val="00BE6C82"/>
    <w:rsid w:val="00BE7863"/>
    <w:rsid w:val="00BF18A2"/>
    <w:rsid w:val="00BF309D"/>
    <w:rsid w:val="00BF4CE4"/>
    <w:rsid w:val="00BF4EFF"/>
    <w:rsid w:val="00BF5A78"/>
    <w:rsid w:val="00BF6BAB"/>
    <w:rsid w:val="00C01C79"/>
    <w:rsid w:val="00C031C2"/>
    <w:rsid w:val="00C04D5C"/>
    <w:rsid w:val="00C060AF"/>
    <w:rsid w:val="00C10A96"/>
    <w:rsid w:val="00C12481"/>
    <w:rsid w:val="00C16245"/>
    <w:rsid w:val="00C16EB5"/>
    <w:rsid w:val="00C20A59"/>
    <w:rsid w:val="00C20F72"/>
    <w:rsid w:val="00C221DD"/>
    <w:rsid w:val="00C22A12"/>
    <w:rsid w:val="00C23D88"/>
    <w:rsid w:val="00C24F34"/>
    <w:rsid w:val="00C26091"/>
    <w:rsid w:val="00C2725A"/>
    <w:rsid w:val="00C27FB2"/>
    <w:rsid w:val="00C32254"/>
    <w:rsid w:val="00C32D71"/>
    <w:rsid w:val="00C35054"/>
    <w:rsid w:val="00C35078"/>
    <w:rsid w:val="00C35A96"/>
    <w:rsid w:val="00C35C2D"/>
    <w:rsid w:val="00C37508"/>
    <w:rsid w:val="00C378DB"/>
    <w:rsid w:val="00C379DE"/>
    <w:rsid w:val="00C41139"/>
    <w:rsid w:val="00C41ACE"/>
    <w:rsid w:val="00C41EB3"/>
    <w:rsid w:val="00C4315E"/>
    <w:rsid w:val="00C50071"/>
    <w:rsid w:val="00C513C6"/>
    <w:rsid w:val="00C5198A"/>
    <w:rsid w:val="00C52E46"/>
    <w:rsid w:val="00C54516"/>
    <w:rsid w:val="00C55F80"/>
    <w:rsid w:val="00C573A4"/>
    <w:rsid w:val="00C6093E"/>
    <w:rsid w:val="00C613EE"/>
    <w:rsid w:val="00C6242E"/>
    <w:rsid w:val="00C629DF"/>
    <w:rsid w:val="00C62A87"/>
    <w:rsid w:val="00C64DCE"/>
    <w:rsid w:val="00C663CD"/>
    <w:rsid w:val="00C66DD0"/>
    <w:rsid w:val="00C67D0D"/>
    <w:rsid w:val="00C70061"/>
    <w:rsid w:val="00C7122B"/>
    <w:rsid w:val="00C71CF5"/>
    <w:rsid w:val="00C72B98"/>
    <w:rsid w:val="00C7790C"/>
    <w:rsid w:val="00C80E7F"/>
    <w:rsid w:val="00C80EEF"/>
    <w:rsid w:val="00C8286B"/>
    <w:rsid w:val="00C832CF"/>
    <w:rsid w:val="00C85804"/>
    <w:rsid w:val="00C85EC3"/>
    <w:rsid w:val="00C860EC"/>
    <w:rsid w:val="00C86684"/>
    <w:rsid w:val="00C87DA7"/>
    <w:rsid w:val="00C911F3"/>
    <w:rsid w:val="00C92388"/>
    <w:rsid w:val="00C93364"/>
    <w:rsid w:val="00C93432"/>
    <w:rsid w:val="00C93EE8"/>
    <w:rsid w:val="00C949E3"/>
    <w:rsid w:val="00C95CEB"/>
    <w:rsid w:val="00CA0F15"/>
    <w:rsid w:val="00CA1061"/>
    <w:rsid w:val="00CA1566"/>
    <w:rsid w:val="00CA2B7B"/>
    <w:rsid w:val="00CA3866"/>
    <w:rsid w:val="00CA3A72"/>
    <w:rsid w:val="00CA3D4B"/>
    <w:rsid w:val="00CA3F57"/>
    <w:rsid w:val="00CA5237"/>
    <w:rsid w:val="00CA53A3"/>
    <w:rsid w:val="00CB0AD1"/>
    <w:rsid w:val="00CB0C8F"/>
    <w:rsid w:val="00CB0E0B"/>
    <w:rsid w:val="00CB1F99"/>
    <w:rsid w:val="00CB227B"/>
    <w:rsid w:val="00CB3CAB"/>
    <w:rsid w:val="00CB44EF"/>
    <w:rsid w:val="00CC1A3D"/>
    <w:rsid w:val="00CC2EFF"/>
    <w:rsid w:val="00CC32F2"/>
    <w:rsid w:val="00CC5077"/>
    <w:rsid w:val="00CC734A"/>
    <w:rsid w:val="00CC7BAF"/>
    <w:rsid w:val="00CD0420"/>
    <w:rsid w:val="00CD0A26"/>
    <w:rsid w:val="00CD1C8D"/>
    <w:rsid w:val="00CD2622"/>
    <w:rsid w:val="00CD2CB4"/>
    <w:rsid w:val="00CD418A"/>
    <w:rsid w:val="00CD6233"/>
    <w:rsid w:val="00CD6EE4"/>
    <w:rsid w:val="00CD78CB"/>
    <w:rsid w:val="00CD7929"/>
    <w:rsid w:val="00CDAE90"/>
    <w:rsid w:val="00CE2592"/>
    <w:rsid w:val="00CE2E8D"/>
    <w:rsid w:val="00CE33BB"/>
    <w:rsid w:val="00CE4AFA"/>
    <w:rsid w:val="00CE5C8A"/>
    <w:rsid w:val="00CE5EC3"/>
    <w:rsid w:val="00CE6AB1"/>
    <w:rsid w:val="00CE7D19"/>
    <w:rsid w:val="00CF0E49"/>
    <w:rsid w:val="00CF1406"/>
    <w:rsid w:val="00CF2BE2"/>
    <w:rsid w:val="00CF2E8D"/>
    <w:rsid w:val="00CF389D"/>
    <w:rsid w:val="00CF5595"/>
    <w:rsid w:val="00CF5E45"/>
    <w:rsid w:val="00CF6618"/>
    <w:rsid w:val="00D0068C"/>
    <w:rsid w:val="00D01B09"/>
    <w:rsid w:val="00D025CD"/>
    <w:rsid w:val="00D06D03"/>
    <w:rsid w:val="00D122EE"/>
    <w:rsid w:val="00D13796"/>
    <w:rsid w:val="00D13A7D"/>
    <w:rsid w:val="00D142F3"/>
    <w:rsid w:val="00D14421"/>
    <w:rsid w:val="00D15827"/>
    <w:rsid w:val="00D16237"/>
    <w:rsid w:val="00D166F2"/>
    <w:rsid w:val="00D209CE"/>
    <w:rsid w:val="00D24FC7"/>
    <w:rsid w:val="00D250EF"/>
    <w:rsid w:val="00D27641"/>
    <w:rsid w:val="00D33D86"/>
    <w:rsid w:val="00D3796D"/>
    <w:rsid w:val="00D405A9"/>
    <w:rsid w:val="00D40734"/>
    <w:rsid w:val="00D43803"/>
    <w:rsid w:val="00D46185"/>
    <w:rsid w:val="00D4694D"/>
    <w:rsid w:val="00D46C3D"/>
    <w:rsid w:val="00D47CE3"/>
    <w:rsid w:val="00D50D81"/>
    <w:rsid w:val="00D513C1"/>
    <w:rsid w:val="00D52E25"/>
    <w:rsid w:val="00D53BD7"/>
    <w:rsid w:val="00D547C2"/>
    <w:rsid w:val="00D5515E"/>
    <w:rsid w:val="00D55CA2"/>
    <w:rsid w:val="00D56C49"/>
    <w:rsid w:val="00D56EE4"/>
    <w:rsid w:val="00D56F4B"/>
    <w:rsid w:val="00D57D53"/>
    <w:rsid w:val="00D635F0"/>
    <w:rsid w:val="00D647F1"/>
    <w:rsid w:val="00D659C5"/>
    <w:rsid w:val="00D659F3"/>
    <w:rsid w:val="00D70CA5"/>
    <w:rsid w:val="00D70E4C"/>
    <w:rsid w:val="00D72006"/>
    <w:rsid w:val="00D72781"/>
    <w:rsid w:val="00D73101"/>
    <w:rsid w:val="00D746A6"/>
    <w:rsid w:val="00D74DD3"/>
    <w:rsid w:val="00D74EF0"/>
    <w:rsid w:val="00D758B4"/>
    <w:rsid w:val="00D75AF6"/>
    <w:rsid w:val="00D77FD7"/>
    <w:rsid w:val="00D80511"/>
    <w:rsid w:val="00D8126D"/>
    <w:rsid w:val="00D81348"/>
    <w:rsid w:val="00D82EAA"/>
    <w:rsid w:val="00D84B77"/>
    <w:rsid w:val="00D85FFC"/>
    <w:rsid w:val="00D8709C"/>
    <w:rsid w:val="00D87E15"/>
    <w:rsid w:val="00D91271"/>
    <w:rsid w:val="00D930F3"/>
    <w:rsid w:val="00D94B51"/>
    <w:rsid w:val="00D97289"/>
    <w:rsid w:val="00D973CC"/>
    <w:rsid w:val="00D978EC"/>
    <w:rsid w:val="00DA0016"/>
    <w:rsid w:val="00DA16BB"/>
    <w:rsid w:val="00DA1B32"/>
    <w:rsid w:val="00DA313C"/>
    <w:rsid w:val="00DA4584"/>
    <w:rsid w:val="00DA45AC"/>
    <w:rsid w:val="00DA4D0B"/>
    <w:rsid w:val="00DA6811"/>
    <w:rsid w:val="00DA6B89"/>
    <w:rsid w:val="00DA79DB"/>
    <w:rsid w:val="00DB06E4"/>
    <w:rsid w:val="00DB2ADB"/>
    <w:rsid w:val="00DB2D79"/>
    <w:rsid w:val="00DB2E3C"/>
    <w:rsid w:val="00DB72F9"/>
    <w:rsid w:val="00DB7C7C"/>
    <w:rsid w:val="00DC1FE3"/>
    <w:rsid w:val="00DC2CDE"/>
    <w:rsid w:val="00DC3FD1"/>
    <w:rsid w:val="00DC4C8F"/>
    <w:rsid w:val="00DC5AD4"/>
    <w:rsid w:val="00DC5D0C"/>
    <w:rsid w:val="00DC6E84"/>
    <w:rsid w:val="00DC742E"/>
    <w:rsid w:val="00DC7E25"/>
    <w:rsid w:val="00DD1600"/>
    <w:rsid w:val="00DD1ACB"/>
    <w:rsid w:val="00DD2167"/>
    <w:rsid w:val="00DD2348"/>
    <w:rsid w:val="00DD2BF1"/>
    <w:rsid w:val="00DD3972"/>
    <w:rsid w:val="00DD3E9A"/>
    <w:rsid w:val="00DD5281"/>
    <w:rsid w:val="00DE00D4"/>
    <w:rsid w:val="00DE1D6D"/>
    <w:rsid w:val="00DE2062"/>
    <w:rsid w:val="00DE2168"/>
    <w:rsid w:val="00DE28A3"/>
    <w:rsid w:val="00DE31FC"/>
    <w:rsid w:val="00DE3E9A"/>
    <w:rsid w:val="00DE4C55"/>
    <w:rsid w:val="00DE5B36"/>
    <w:rsid w:val="00DF0C6B"/>
    <w:rsid w:val="00DF17CD"/>
    <w:rsid w:val="00DF1E98"/>
    <w:rsid w:val="00DF2FD5"/>
    <w:rsid w:val="00DF354F"/>
    <w:rsid w:val="00DF3621"/>
    <w:rsid w:val="00DF3B31"/>
    <w:rsid w:val="00DF728C"/>
    <w:rsid w:val="00DF7FE6"/>
    <w:rsid w:val="00E0006B"/>
    <w:rsid w:val="00E01EEA"/>
    <w:rsid w:val="00E02D3A"/>
    <w:rsid w:val="00E02ED8"/>
    <w:rsid w:val="00E03044"/>
    <w:rsid w:val="00E05829"/>
    <w:rsid w:val="00E075DA"/>
    <w:rsid w:val="00E12467"/>
    <w:rsid w:val="00E128B6"/>
    <w:rsid w:val="00E12E1D"/>
    <w:rsid w:val="00E14E3F"/>
    <w:rsid w:val="00E15DFB"/>
    <w:rsid w:val="00E16B70"/>
    <w:rsid w:val="00E16F81"/>
    <w:rsid w:val="00E178C0"/>
    <w:rsid w:val="00E17B69"/>
    <w:rsid w:val="00E214FD"/>
    <w:rsid w:val="00E217D1"/>
    <w:rsid w:val="00E24C89"/>
    <w:rsid w:val="00E25204"/>
    <w:rsid w:val="00E25B8A"/>
    <w:rsid w:val="00E27B5A"/>
    <w:rsid w:val="00E34081"/>
    <w:rsid w:val="00E35872"/>
    <w:rsid w:val="00E3617D"/>
    <w:rsid w:val="00E36A4F"/>
    <w:rsid w:val="00E371E0"/>
    <w:rsid w:val="00E379EC"/>
    <w:rsid w:val="00E41F18"/>
    <w:rsid w:val="00E42896"/>
    <w:rsid w:val="00E42E30"/>
    <w:rsid w:val="00E454DB"/>
    <w:rsid w:val="00E45F28"/>
    <w:rsid w:val="00E461B1"/>
    <w:rsid w:val="00E46956"/>
    <w:rsid w:val="00E51704"/>
    <w:rsid w:val="00E53C36"/>
    <w:rsid w:val="00E54D34"/>
    <w:rsid w:val="00E600DE"/>
    <w:rsid w:val="00E60625"/>
    <w:rsid w:val="00E62ED2"/>
    <w:rsid w:val="00E648E9"/>
    <w:rsid w:val="00E64C8F"/>
    <w:rsid w:val="00E64E69"/>
    <w:rsid w:val="00E650E0"/>
    <w:rsid w:val="00E672D6"/>
    <w:rsid w:val="00E7084D"/>
    <w:rsid w:val="00E7085B"/>
    <w:rsid w:val="00E70B5D"/>
    <w:rsid w:val="00E70BFF"/>
    <w:rsid w:val="00E72778"/>
    <w:rsid w:val="00E738E9"/>
    <w:rsid w:val="00E73CDF"/>
    <w:rsid w:val="00E763AE"/>
    <w:rsid w:val="00E815CC"/>
    <w:rsid w:val="00E836D1"/>
    <w:rsid w:val="00E84A90"/>
    <w:rsid w:val="00E85184"/>
    <w:rsid w:val="00E85685"/>
    <w:rsid w:val="00E8718A"/>
    <w:rsid w:val="00E87546"/>
    <w:rsid w:val="00E90762"/>
    <w:rsid w:val="00E922E8"/>
    <w:rsid w:val="00E960AC"/>
    <w:rsid w:val="00E965DF"/>
    <w:rsid w:val="00E968D7"/>
    <w:rsid w:val="00E96FFE"/>
    <w:rsid w:val="00EA16C2"/>
    <w:rsid w:val="00EA1F74"/>
    <w:rsid w:val="00EA23EE"/>
    <w:rsid w:val="00EA3527"/>
    <w:rsid w:val="00EA5C80"/>
    <w:rsid w:val="00EA7046"/>
    <w:rsid w:val="00EA737F"/>
    <w:rsid w:val="00EB03D5"/>
    <w:rsid w:val="00EB0549"/>
    <w:rsid w:val="00EB0F45"/>
    <w:rsid w:val="00EB15BE"/>
    <w:rsid w:val="00EB1895"/>
    <w:rsid w:val="00EB299E"/>
    <w:rsid w:val="00EB30CE"/>
    <w:rsid w:val="00EB4D4F"/>
    <w:rsid w:val="00EB5691"/>
    <w:rsid w:val="00EB684D"/>
    <w:rsid w:val="00EB7C0C"/>
    <w:rsid w:val="00EB7D0D"/>
    <w:rsid w:val="00EC1112"/>
    <w:rsid w:val="00EC1583"/>
    <w:rsid w:val="00EC15F5"/>
    <w:rsid w:val="00EC1BDD"/>
    <w:rsid w:val="00EC317C"/>
    <w:rsid w:val="00EC4249"/>
    <w:rsid w:val="00EC57BE"/>
    <w:rsid w:val="00EC5869"/>
    <w:rsid w:val="00EC59F8"/>
    <w:rsid w:val="00EC609A"/>
    <w:rsid w:val="00EC6C75"/>
    <w:rsid w:val="00ED121F"/>
    <w:rsid w:val="00ED139A"/>
    <w:rsid w:val="00ED20A2"/>
    <w:rsid w:val="00ED4BB7"/>
    <w:rsid w:val="00ED4DD3"/>
    <w:rsid w:val="00ED5D63"/>
    <w:rsid w:val="00EE08DB"/>
    <w:rsid w:val="00EE0EDA"/>
    <w:rsid w:val="00EE3E59"/>
    <w:rsid w:val="00EE4ABC"/>
    <w:rsid w:val="00EE4D17"/>
    <w:rsid w:val="00EE5A6A"/>
    <w:rsid w:val="00EE5FA8"/>
    <w:rsid w:val="00EE6112"/>
    <w:rsid w:val="00EE6A95"/>
    <w:rsid w:val="00EE79D2"/>
    <w:rsid w:val="00EE7A97"/>
    <w:rsid w:val="00EE7FA5"/>
    <w:rsid w:val="00EF3388"/>
    <w:rsid w:val="00EF4D0E"/>
    <w:rsid w:val="00EF4DD3"/>
    <w:rsid w:val="00EF60DF"/>
    <w:rsid w:val="00EF71F2"/>
    <w:rsid w:val="00F016F8"/>
    <w:rsid w:val="00F01D9B"/>
    <w:rsid w:val="00F0321F"/>
    <w:rsid w:val="00F0568F"/>
    <w:rsid w:val="00F063FD"/>
    <w:rsid w:val="00F07193"/>
    <w:rsid w:val="00F078C2"/>
    <w:rsid w:val="00F109EA"/>
    <w:rsid w:val="00F10A82"/>
    <w:rsid w:val="00F1136E"/>
    <w:rsid w:val="00F13053"/>
    <w:rsid w:val="00F13CB4"/>
    <w:rsid w:val="00F148D1"/>
    <w:rsid w:val="00F1550E"/>
    <w:rsid w:val="00F15A62"/>
    <w:rsid w:val="00F17288"/>
    <w:rsid w:val="00F17D55"/>
    <w:rsid w:val="00F21DCC"/>
    <w:rsid w:val="00F24BCC"/>
    <w:rsid w:val="00F25309"/>
    <w:rsid w:val="00F25B80"/>
    <w:rsid w:val="00F26B48"/>
    <w:rsid w:val="00F33374"/>
    <w:rsid w:val="00F350B1"/>
    <w:rsid w:val="00F36379"/>
    <w:rsid w:val="00F40CA4"/>
    <w:rsid w:val="00F40F32"/>
    <w:rsid w:val="00F44577"/>
    <w:rsid w:val="00F45D71"/>
    <w:rsid w:val="00F50368"/>
    <w:rsid w:val="00F50FF0"/>
    <w:rsid w:val="00F51C2C"/>
    <w:rsid w:val="00F53B4B"/>
    <w:rsid w:val="00F54533"/>
    <w:rsid w:val="00F56DAB"/>
    <w:rsid w:val="00F601C6"/>
    <w:rsid w:val="00F60A01"/>
    <w:rsid w:val="00F632DA"/>
    <w:rsid w:val="00F65E78"/>
    <w:rsid w:val="00F664B7"/>
    <w:rsid w:val="00F664E5"/>
    <w:rsid w:val="00F66829"/>
    <w:rsid w:val="00F67952"/>
    <w:rsid w:val="00F7206C"/>
    <w:rsid w:val="00F725E5"/>
    <w:rsid w:val="00F7415E"/>
    <w:rsid w:val="00F76B27"/>
    <w:rsid w:val="00F80291"/>
    <w:rsid w:val="00F81F67"/>
    <w:rsid w:val="00F83A4B"/>
    <w:rsid w:val="00F86319"/>
    <w:rsid w:val="00F87230"/>
    <w:rsid w:val="00F87A1C"/>
    <w:rsid w:val="00F90989"/>
    <w:rsid w:val="00F90F8A"/>
    <w:rsid w:val="00F91018"/>
    <w:rsid w:val="00F91364"/>
    <w:rsid w:val="00F93832"/>
    <w:rsid w:val="00F94569"/>
    <w:rsid w:val="00F95878"/>
    <w:rsid w:val="00F95CEE"/>
    <w:rsid w:val="00F9609C"/>
    <w:rsid w:val="00F97938"/>
    <w:rsid w:val="00FA0097"/>
    <w:rsid w:val="00FA00E8"/>
    <w:rsid w:val="00FA083D"/>
    <w:rsid w:val="00FA2FC8"/>
    <w:rsid w:val="00FA4FF2"/>
    <w:rsid w:val="00FA5FBD"/>
    <w:rsid w:val="00FB23C0"/>
    <w:rsid w:val="00FB27C4"/>
    <w:rsid w:val="00FB60A5"/>
    <w:rsid w:val="00FB63F1"/>
    <w:rsid w:val="00FB6915"/>
    <w:rsid w:val="00FB7035"/>
    <w:rsid w:val="00FB7D5C"/>
    <w:rsid w:val="00FC0025"/>
    <w:rsid w:val="00FC3007"/>
    <w:rsid w:val="00FC7D34"/>
    <w:rsid w:val="00FC7EB5"/>
    <w:rsid w:val="00FC7EB7"/>
    <w:rsid w:val="00FD2368"/>
    <w:rsid w:val="00FD254C"/>
    <w:rsid w:val="00FD623E"/>
    <w:rsid w:val="00FE054C"/>
    <w:rsid w:val="00FE08F4"/>
    <w:rsid w:val="00FE1789"/>
    <w:rsid w:val="00FE24EE"/>
    <w:rsid w:val="00FE2FD5"/>
    <w:rsid w:val="00FE308C"/>
    <w:rsid w:val="00FE5163"/>
    <w:rsid w:val="00FE66A9"/>
    <w:rsid w:val="00FE7CB4"/>
    <w:rsid w:val="00FF3F1C"/>
    <w:rsid w:val="00FF3FBF"/>
    <w:rsid w:val="00FF55E8"/>
    <w:rsid w:val="00FF60BE"/>
    <w:rsid w:val="00FF6F61"/>
    <w:rsid w:val="0117892F"/>
    <w:rsid w:val="014AEEFE"/>
    <w:rsid w:val="0167269A"/>
    <w:rsid w:val="016E8D22"/>
    <w:rsid w:val="01CA9176"/>
    <w:rsid w:val="022FD3FF"/>
    <w:rsid w:val="035F91F1"/>
    <w:rsid w:val="03EF20C5"/>
    <w:rsid w:val="04AE869F"/>
    <w:rsid w:val="050D3702"/>
    <w:rsid w:val="0562635F"/>
    <w:rsid w:val="056CB8A0"/>
    <w:rsid w:val="056FFCAA"/>
    <w:rsid w:val="058ACF9A"/>
    <w:rsid w:val="0615C78E"/>
    <w:rsid w:val="069565A0"/>
    <w:rsid w:val="073EF295"/>
    <w:rsid w:val="07833446"/>
    <w:rsid w:val="07FC1923"/>
    <w:rsid w:val="089B6FBD"/>
    <w:rsid w:val="08B9C21E"/>
    <w:rsid w:val="09E3A680"/>
    <w:rsid w:val="0A03A2C7"/>
    <w:rsid w:val="0A3A9521"/>
    <w:rsid w:val="0A3E3185"/>
    <w:rsid w:val="0A751B33"/>
    <w:rsid w:val="0A992E6D"/>
    <w:rsid w:val="0AB2A807"/>
    <w:rsid w:val="0AC8AD4A"/>
    <w:rsid w:val="0B247083"/>
    <w:rsid w:val="0BC457DD"/>
    <w:rsid w:val="0C4B7CA9"/>
    <w:rsid w:val="0C8B6E58"/>
    <w:rsid w:val="0CB0FC7E"/>
    <w:rsid w:val="0D5A6BAD"/>
    <w:rsid w:val="0DCC8E9D"/>
    <w:rsid w:val="0E423D80"/>
    <w:rsid w:val="0E4F70C2"/>
    <w:rsid w:val="0EBA64FA"/>
    <w:rsid w:val="0F28FB0C"/>
    <w:rsid w:val="0F7ADD22"/>
    <w:rsid w:val="0F853761"/>
    <w:rsid w:val="0FB59589"/>
    <w:rsid w:val="101653C6"/>
    <w:rsid w:val="1024DD5B"/>
    <w:rsid w:val="10260C4B"/>
    <w:rsid w:val="104B8A7F"/>
    <w:rsid w:val="11906E82"/>
    <w:rsid w:val="1200E0F6"/>
    <w:rsid w:val="12474FF6"/>
    <w:rsid w:val="1386F47F"/>
    <w:rsid w:val="139FC620"/>
    <w:rsid w:val="1460A154"/>
    <w:rsid w:val="146D1A62"/>
    <w:rsid w:val="160F22FB"/>
    <w:rsid w:val="16EF6A5F"/>
    <w:rsid w:val="1733E976"/>
    <w:rsid w:val="1787BADD"/>
    <w:rsid w:val="17F978EB"/>
    <w:rsid w:val="18931DC2"/>
    <w:rsid w:val="18F3A415"/>
    <w:rsid w:val="1913D822"/>
    <w:rsid w:val="19342142"/>
    <w:rsid w:val="19C6F620"/>
    <w:rsid w:val="1A907371"/>
    <w:rsid w:val="1AF84830"/>
    <w:rsid w:val="1B14A593"/>
    <w:rsid w:val="1B273530"/>
    <w:rsid w:val="1BC18B06"/>
    <w:rsid w:val="1BDFA0D8"/>
    <w:rsid w:val="1C1DE3EA"/>
    <w:rsid w:val="1C6B8633"/>
    <w:rsid w:val="1C941891"/>
    <w:rsid w:val="1D2D6350"/>
    <w:rsid w:val="1DE87835"/>
    <w:rsid w:val="1E46F750"/>
    <w:rsid w:val="1E51D635"/>
    <w:rsid w:val="1E600F4F"/>
    <w:rsid w:val="1EC5065A"/>
    <w:rsid w:val="1EDB926B"/>
    <w:rsid w:val="1EFD82A4"/>
    <w:rsid w:val="1F6CE6A1"/>
    <w:rsid w:val="1F72C7BE"/>
    <w:rsid w:val="2061410C"/>
    <w:rsid w:val="2069F7E0"/>
    <w:rsid w:val="2090F59B"/>
    <w:rsid w:val="20D26B34"/>
    <w:rsid w:val="2118610C"/>
    <w:rsid w:val="21A08DA0"/>
    <w:rsid w:val="23232885"/>
    <w:rsid w:val="23278D6B"/>
    <w:rsid w:val="2337162D"/>
    <w:rsid w:val="2362632F"/>
    <w:rsid w:val="23B18B4D"/>
    <w:rsid w:val="2454DE23"/>
    <w:rsid w:val="25552C00"/>
    <w:rsid w:val="2612F0C7"/>
    <w:rsid w:val="266EB6EF"/>
    <w:rsid w:val="26BA4F8B"/>
    <w:rsid w:val="26DAADEF"/>
    <w:rsid w:val="27394DFD"/>
    <w:rsid w:val="274A965D"/>
    <w:rsid w:val="27E9557F"/>
    <w:rsid w:val="27EAB740"/>
    <w:rsid w:val="2802703C"/>
    <w:rsid w:val="280A8750"/>
    <w:rsid w:val="2891AD31"/>
    <w:rsid w:val="28F3B01E"/>
    <w:rsid w:val="2A0CCD1A"/>
    <w:rsid w:val="2A1009A4"/>
    <w:rsid w:val="2A20CCD1"/>
    <w:rsid w:val="2A4CFF73"/>
    <w:rsid w:val="2AF9E1BA"/>
    <w:rsid w:val="2B4EF878"/>
    <w:rsid w:val="2B851270"/>
    <w:rsid w:val="2C40F5FE"/>
    <w:rsid w:val="2C9CADD9"/>
    <w:rsid w:val="2CC302B7"/>
    <w:rsid w:val="2CDEF09C"/>
    <w:rsid w:val="2D3F4536"/>
    <w:rsid w:val="2D7AA26E"/>
    <w:rsid w:val="2D84D6F1"/>
    <w:rsid w:val="2E33A893"/>
    <w:rsid w:val="2E93E95A"/>
    <w:rsid w:val="2E99306A"/>
    <w:rsid w:val="2EA22A0F"/>
    <w:rsid w:val="2EC50DA9"/>
    <w:rsid w:val="2EFB52AC"/>
    <w:rsid w:val="3016915E"/>
    <w:rsid w:val="30669A7F"/>
    <w:rsid w:val="308709CD"/>
    <w:rsid w:val="318820FF"/>
    <w:rsid w:val="31982B95"/>
    <w:rsid w:val="31A91D07"/>
    <w:rsid w:val="31B261BF"/>
    <w:rsid w:val="31E70E02"/>
    <w:rsid w:val="3201B64A"/>
    <w:rsid w:val="32581158"/>
    <w:rsid w:val="33216B65"/>
    <w:rsid w:val="333A9B18"/>
    <w:rsid w:val="3371D1F4"/>
    <w:rsid w:val="33746C42"/>
    <w:rsid w:val="338EECCF"/>
    <w:rsid w:val="33AE2B05"/>
    <w:rsid w:val="343606B4"/>
    <w:rsid w:val="35325699"/>
    <w:rsid w:val="35666E69"/>
    <w:rsid w:val="361F0656"/>
    <w:rsid w:val="3697322F"/>
    <w:rsid w:val="36F2FC31"/>
    <w:rsid w:val="3711C23E"/>
    <w:rsid w:val="3714FE1A"/>
    <w:rsid w:val="37375BA8"/>
    <w:rsid w:val="376745EC"/>
    <w:rsid w:val="38A70652"/>
    <w:rsid w:val="38DA2C81"/>
    <w:rsid w:val="38EAC694"/>
    <w:rsid w:val="39649935"/>
    <w:rsid w:val="39A1317C"/>
    <w:rsid w:val="39EDEF9B"/>
    <w:rsid w:val="39EFB603"/>
    <w:rsid w:val="3A61AA74"/>
    <w:rsid w:val="3A6B477F"/>
    <w:rsid w:val="3C0717E0"/>
    <w:rsid w:val="3C479BC8"/>
    <w:rsid w:val="3C51A318"/>
    <w:rsid w:val="3C9F14A4"/>
    <w:rsid w:val="3D30529D"/>
    <w:rsid w:val="3DD7551E"/>
    <w:rsid w:val="3F139F9A"/>
    <w:rsid w:val="3F3EB8A2"/>
    <w:rsid w:val="40F4685D"/>
    <w:rsid w:val="41135236"/>
    <w:rsid w:val="414FA3D6"/>
    <w:rsid w:val="4180CCB5"/>
    <w:rsid w:val="436C4370"/>
    <w:rsid w:val="43D0B5EC"/>
    <w:rsid w:val="4436DAB8"/>
    <w:rsid w:val="4444355D"/>
    <w:rsid w:val="44A0FCD8"/>
    <w:rsid w:val="44B86D77"/>
    <w:rsid w:val="44DC9B8B"/>
    <w:rsid w:val="45019698"/>
    <w:rsid w:val="451349E0"/>
    <w:rsid w:val="45EEB975"/>
    <w:rsid w:val="46543DD8"/>
    <w:rsid w:val="46B4034A"/>
    <w:rsid w:val="46B47936"/>
    <w:rsid w:val="46BC33EB"/>
    <w:rsid w:val="46BD7E2D"/>
    <w:rsid w:val="473AC015"/>
    <w:rsid w:val="4749CA87"/>
    <w:rsid w:val="476C9386"/>
    <w:rsid w:val="483FB493"/>
    <w:rsid w:val="48A061BF"/>
    <w:rsid w:val="48F73008"/>
    <w:rsid w:val="491F28B3"/>
    <w:rsid w:val="49337786"/>
    <w:rsid w:val="493C8D3C"/>
    <w:rsid w:val="49CD57CB"/>
    <w:rsid w:val="49DB84F4"/>
    <w:rsid w:val="4A492B29"/>
    <w:rsid w:val="4A8BA363"/>
    <w:rsid w:val="4ADD5DBF"/>
    <w:rsid w:val="4B2C5BBE"/>
    <w:rsid w:val="4BEB667A"/>
    <w:rsid w:val="4BF57532"/>
    <w:rsid w:val="4BFDD14F"/>
    <w:rsid w:val="4C47307C"/>
    <w:rsid w:val="4C66D0ED"/>
    <w:rsid w:val="4CEFB1FE"/>
    <w:rsid w:val="4DFCDD05"/>
    <w:rsid w:val="4EACCEFE"/>
    <w:rsid w:val="4EAEC491"/>
    <w:rsid w:val="4ED40149"/>
    <w:rsid w:val="4F2AE4A0"/>
    <w:rsid w:val="4FB0CEE2"/>
    <w:rsid w:val="501D2BB9"/>
    <w:rsid w:val="504C7E85"/>
    <w:rsid w:val="505D7641"/>
    <w:rsid w:val="50FA6EFB"/>
    <w:rsid w:val="50FB423B"/>
    <w:rsid w:val="511759D9"/>
    <w:rsid w:val="51CEB249"/>
    <w:rsid w:val="52A5F7E1"/>
    <w:rsid w:val="52C03946"/>
    <w:rsid w:val="52E86FA4"/>
    <w:rsid w:val="53554A18"/>
    <w:rsid w:val="53804021"/>
    <w:rsid w:val="53C7B475"/>
    <w:rsid w:val="54844005"/>
    <w:rsid w:val="54D67EC7"/>
    <w:rsid w:val="54E19B86"/>
    <w:rsid w:val="54E339A1"/>
    <w:rsid w:val="55A7ECE3"/>
    <w:rsid w:val="55C507BE"/>
    <w:rsid w:val="55F310DB"/>
    <w:rsid w:val="5603EEB2"/>
    <w:rsid w:val="56201066"/>
    <w:rsid w:val="5631F9A8"/>
    <w:rsid w:val="5794A292"/>
    <w:rsid w:val="57BBE0C7"/>
    <w:rsid w:val="583EFF85"/>
    <w:rsid w:val="585F184E"/>
    <w:rsid w:val="58AC5CA8"/>
    <w:rsid w:val="590CFF3B"/>
    <w:rsid w:val="59D3238F"/>
    <w:rsid w:val="59E06DE7"/>
    <w:rsid w:val="5A5D9A87"/>
    <w:rsid w:val="5AE56BB1"/>
    <w:rsid w:val="5AF38189"/>
    <w:rsid w:val="5B3CE8A2"/>
    <w:rsid w:val="5B457008"/>
    <w:rsid w:val="5BA74BA4"/>
    <w:rsid w:val="5C081609"/>
    <w:rsid w:val="5CDE890B"/>
    <w:rsid w:val="5CFC3DA3"/>
    <w:rsid w:val="5DCA938E"/>
    <w:rsid w:val="5E62F126"/>
    <w:rsid w:val="5E787B6E"/>
    <w:rsid w:val="5F09EFD2"/>
    <w:rsid w:val="5F3C9879"/>
    <w:rsid w:val="601B4D80"/>
    <w:rsid w:val="60202F6B"/>
    <w:rsid w:val="60865A1B"/>
    <w:rsid w:val="60AC2BCA"/>
    <w:rsid w:val="61047530"/>
    <w:rsid w:val="617DC7A4"/>
    <w:rsid w:val="61C80C14"/>
    <w:rsid w:val="61FC5037"/>
    <w:rsid w:val="6210DB1C"/>
    <w:rsid w:val="629D64A3"/>
    <w:rsid w:val="6343CD35"/>
    <w:rsid w:val="63C0D1B7"/>
    <w:rsid w:val="6402B386"/>
    <w:rsid w:val="6473259A"/>
    <w:rsid w:val="647E4353"/>
    <w:rsid w:val="64B4D5F7"/>
    <w:rsid w:val="663D059D"/>
    <w:rsid w:val="663E21B6"/>
    <w:rsid w:val="66752648"/>
    <w:rsid w:val="67417A64"/>
    <w:rsid w:val="680F5B83"/>
    <w:rsid w:val="68177129"/>
    <w:rsid w:val="68374D98"/>
    <w:rsid w:val="695C9A1B"/>
    <w:rsid w:val="699CECF9"/>
    <w:rsid w:val="69A38154"/>
    <w:rsid w:val="6ACCBD36"/>
    <w:rsid w:val="6B9CD0F3"/>
    <w:rsid w:val="6C367EAB"/>
    <w:rsid w:val="6D43E914"/>
    <w:rsid w:val="6F1CA300"/>
    <w:rsid w:val="70019712"/>
    <w:rsid w:val="704F4CC4"/>
    <w:rsid w:val="72358F7B"/>
    <w:rsid w:val="737AC146"/>
    <w:rsid w:val="73FB467C"/>
    <w:rsid w:val="741F014D"/>
    <w:rsid w:val="7463B478"/>
    <w:rsid w:val="7465272C"/>
    <w:rsid w:val="748F76E8"/>
    <w:rsid w:val="74921D22"/>
    <w:rsid w:val="74E4C9A4"/>
    <w:rsid w:val="75AB1929"/>
    <w:rsid w:val="7609CA4F"/>
    <w:rsid w:val="760D8FEE"/>
    <w:rsid w:val="7627E2D2"/>
    <w:rsid w:val="76983761"/>
    <w:rsid w:val="778C9968"/>
    <w:rsid w:val="77906009"/>
    <w:rsid w:val="77D83DC0"/>
    <w:rsid w:val="77DE96B4"/>
    <w:rsid w:val="77E82067"/>
    <w:rsid w:val="793C050F"/>
    <w:rsid w:val="7A600F6F"/>
    <w:rsid w:val="7B939EAE"/>
    <w:rsid w:val="7BB50029"/>
    <w:rsid w:val="7C025139"/>
    <w:rsid w:val="7D4C199F"/>
    <w:rsid w:val="7D7C4EF9"/>
    <w:rsid w:val="7D999F15"/>
    <w:rsid w:val="7DD45BE3"/>
    <w:rsid w:val="7E4BC3D7"/>
    <w:rsid w:val="7EAB780F"/>
    <w:rsid w:val="7EBC11CB"/>
    <w:rsid w:val="7F0A0614"/>
    <w:rsid w:val="7F5681A1"/>
    <w:rsid w:val="7F59E5CD"/>
    <w:rsid w:val="7F9001F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CEF1907"/>
  <w15:docId w15:val="{F193BEB6-039B-48B9-920F-682F8598D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0"/>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8EB"/>
    <w:rPr>
      <w:sz w:val="24"/>
      <w:szCs w:val="24"/>
      <w:lang w:eastAsia="en-US"/>
    </w:rPr>
  </w:style>
  <w:style w:type="paragraph" w:styleId="Heading1">
    <w:name w:val="heading 1"/>
    <w:basedOn w:val="Normal"/>
    <w:next w:val="Normal"/>
    <w:link w:val="Heading1Char"/>
    <w:autoRedefine/>
    <w:qFormat/>
    <w:rsid w:val="00BB56E9"/>
    <w:pPr>
      <w:keepNext/>
      <w:keepLines/>
      <w:spacing w:before="480"/>
      <w:outlineLvl w:val="0"/>
    </w:pPr>
    <w:rPr>
      <w:rFonts w:ascii="BBC Reith Sans" w:eastAsia="MS Gothic" w:hAnsi="BBC Reith Sans"/>
      <w:b/>
      <w:bCs/>
      <w:color w:val="000000" w:themeColor="text1"/>
      <w:sz w:val="36"/>
      <w:szCs w:val="36"/>
    </w:rPr>
  </w:style>
  <w:style w:type="paragraph" w:styleId="Heading2">
    <w:name w:val="heading 2"/>
    <w:basedOn w:val="Heading3"/>
    <w:next w:val="Normal"/>
    <w:link w:val="Heading2Char"/>
    <w:uiPriority w:val="9"/>
    <w:qFormat/>
    <w:rsid w:val="007557F4"/>
    <w:pPr>
      <w:numPr>
        <w:numId w:val="89"/>
      </w:numPr>
      <w:outlineLvl w:val="1"/>
    </w:pPr>
    <w:rPr>
      <w:u w:val="single"/>
    </w:rPr>
  </w:style>
  <w:style w:type="paragraph" w:styleId="Heading3">
    <w:name w:val="heading 3"/>
    <w:basedOn w:val="Normal"/>
    <w:next w:val="Normal"/>
    <w:link w:val="Heading3Char"/>
    <w:uiPriority w:val="9"/>
    <w:qFormat/>
    <w:rsid w:val="007557F4"/>
    <w:pPr>
      <w:numPr>
        <w:numId w:val="1"/>
      </w:numPr>
      <w:spacing w:before="360" w:after="120" w:line="264" w:lineRule="auto"/>
      <w:outlineLvl w:val="2"/>
    </w:pPr>
    <w:rPr>
      <w:rFonts w:ascii="BBC Reith Sans" w:eastAsia="Tw Cen MT" w:hAnsi="BBC Reith Sans"/>
      <w:b/>
      <w:spacing w:val="10"/>
      <w:kern w:val="24"/>
      <w:sz w:val="23"/>
      <w:lang w:val="en-US" w:eastAsia="ja-JP"/>
    </w:rPr>
  </w:style>
  <w:style w:type="paragraph" w:styleId="Heading4">
    <w:name w:val="heading 4"/>
    <w:basedOn w:val="Normal"/>
    <w:next w:val="Normal"/>
    <w:link w:val="Heading4Char"/>
    <w:uiPriority w:val="9"/>
    <w:qFormat/>
    <w:rsid w:val="00B458EB"/>
    <w:pPr>
      <w:keepNext/>
      <w:keepLines/>
      <w:spacing w:before="200"/>
      <w:outlineLvl w:val="3"/>
    </w:pPr>
    <w:rPr>
      <w:rFonts w:ascii="Calibri" w:eastAsia="MS Gothic" w:hAnsi="Calibri"/>
      <w:b/>
      <w:bCs/>
      <w:i/>
      <w:iCs/>
      <w:color w:val="4F81BD"/>
    </w:rPr>
  </w:style>
  <w:style w:type="paragraph" w:styleId="Heading5">
    <w:name w:val="heading 5"/>
    <w:basedOn w:val="Normal"/>
    <w:next w:val="Normal"/>
    <w:link w:val="Heading5Char"/>
    <w:uiPriority w:val="9"/>
    <w:unhideWhenUsed/>
    <w:qFormat/>
    <w:rsid w:val="00624F10"/>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B56E9"/>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1756E"/>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BB56E9"/>
    <w:rPr>
      <w:rFonts w:ascii="BBC Reith Sans" w:eastAsia="MS Gothic" w:hAnsi="BBC Reith Sans"/>
      <w:b/>
      <w:bCs/>
      <w:color w:val="000000" w:themeColor="text1"/>
      <w:sz w:val="36"/>
      <w:szCs w:val="36"/>
      <w:lang w:eastAsia="en-US"/>
    </w:rPr>
  </w:style>
  <w:style w:type="character" w:customStyle="1" w:styleId="Heading3Char">
    <w:name w:val="Heading 3 Char"/>
    <w:link w:val="Heading3"/>
    <w:uiPriority w:val="9"/>
    <w:rsid w:val="007557F4"/>
    <w:rPr>
      <w:rFonts w:ascii="BBC Reith Sans" w:eastAsia="Tw Cen MT" w:hAnsi="BBC Reith Sans"/>
      <w:b/>
      <w:spacing w:val="10"/>
      <w:kern w:val="24"/>
      <w:sz w:val="23"/>
      <w:szCs w:val="24"/>
      <w:lang w:val="en-US"/>
    </w:rPr>
  </w:style>
  <w:style w:type="character" w:customStyle="1" w:styleId="Heading4Char">
    <w:name w:val="Heading 4 Char"/>
    <w:link w:val="Heading4"/>
    <w:uiPriority w:val="9"/>
    <w:rsid w:val="00B458EB"/>
    <w:rPr>
      <w:rFonts w:ascii="Calibri" w:eastAsia="MS Gothic" w:hAnsi="Calibri" w:cs="Times New Roman"/>
      <w:b/>
      <w:bCs/>
      <w:i/>
      <w:iCs/>
      <w:color w:val="4F81BD"/>
    </w:rPr>
  </w:style>
  <w:style w:type="paragraph" w:styleId="BalloonText">
    <w:name w:val="Balloon Text"/>
    <w:basedOn w:val="Normal"/>
    <w:link w:val="BalloonTextChar"/>
    <w:uiPriority w:val="99"/>
    <w:semiHidden/>
    <w:unhideWhenUsed/>
    <w:rsid w:val="00B458EB"/>
    <w:rPr>
      <w:rFonts w:ascii="Lucida Grande" w:hAnsi="Lucida Grande" w:cs="Lucida Grande"/>
      <w:sz w:val="18"/>
      <w:szCs w:val="18"/>
    </w:rPr>
  </w:style>
  <w:style w:type="character" w:customStyle="1" w:styleId="BalloonTextChar">
    <w:name w:val="Balloon Text Char"/>
    <w:link w:val="BalloonText"/>
    <w:uiPriority w:val="99"/>
    <w:semiHidden/>
    <w:rsid w:val="00B458EB"/>
    <w:rPr>
      <w:rFonts w:ascii="Lucida Grande" w:hAnsi="Lucida Grande" w:cs="Lucida Grande"/>
      <w:sz w:val="18"/>
      <w:szCs w:val="18"/>
    </w:rPr>
  </w:style>
  <w:style w:type="paragraph" w:customStyle="1" w:styleId="MediumShading1-Accent11">
    <w:name w:val="Medium Shading 1 - Accent 11"/>
    <w:basedOn w:val="Normal"/>
    <w:uiPriority w:val="99"/>
    <w:qFormat/>
    <w:rsid w:val="00B458EB"/>
    <w:rPr>
      <w:rFonts w:ascii="Tw Cen MT" w:eastAsia="Tw Cen MT" w:hAnsi="Tw Cen MT"/>
      <w:kern w:val="24"/>
      <w:sz w:val="23"/>
      <w:szCs w:val="20"/>
      <w:lang w:val="en-US" w:eastAsia="ja-JP"/>
    </w:rPr>
  </w:style>
  <w:style w:type="paragraph" w:styleId="Header">
    <w:name w:val="header"/>
    <w:basedOn w:val="Normal"/>
    <w:link w:val="HeaderChar"/>
    <w:uiPriority w:val="99"/>
    <w:unhideWhenUsed/>
    <w:rsid w:val="00B458EB"/>
    <w:pPr>
      <w:tabs>
        <w:tab w:val="center" w:pos="4513"/>
        <w:tab w:val="right" w:pos="9026"/>
      </w:tabs>
    </w:pPr>
  </w:style>
  <w:style w:type="character" w:customStyle="1" w:styleId="HeaderChar">
    <w:name w:val="Header Char"/>
    <w:basedOn w:val="DefaultParagraphFont"/>
    <w:link w:val="Header"/>
    <w:uiPriority w:val="99"/>
    <w:rsid w:val="00B458EB"/>
  </w:style>
  <w:style w:type="paragraph" w:styleId="Footer">
    <w:name w:val="footer"/>
    <w:basedOn w:val="Normal"/>
    <w:link w:val="FooterChar"/>
    <w:uiPriority w:val="99"/>
    <w:unhideWhenUsed/>
    <w:rsid w:val="00B458EB"/>
    <w:pPr>
      <w:tabs>
        <w:tab w:val="center" w:pos="4513"/>
        <w:tab w:val="right" w:pos="9026"/>
      </w:tabs>
    </w:pPr>
  </w:style>
  <w:style w:type="character" w:customStyle="1" w:styleId="FooterChar">
    <w:name w:val="Footer Char"/>
    <w:basedOn w:val="DefaultParagraphFont"/>
    <w:link w:val="Footer"/>
    <w:uiPriority w:val="99"/>
    <w:rsid w:val="00B458EB"/>
  </w:style>
  <w:style w:type="character" w:styleId="Hyperlink">
    <w:name w:val="Hyperlink"/>
    <w:uiPriority w:val="99"/>
    <w:unhideWhenUsed/>
    <w:qFormat/>
    <w:rsid w:val="00790687"/>
    <w:rPr>
      <w:color w:val="0070C0"/>
      <w:sz w:val="24"/>
      <w:u w:val="single" w:color="0070C0"/>
    </w:rPr>
  </w:style>
  <w:style w:type="paragraph" w:customStyle="1" w:styleId="MediumGrid1-Accent21">
    <w:name w:val="Medium Grid 1 - Accent 21"/>
    <w:basedOn w:val="Normal"/>
    <w:uiPriority w:val="34"/>
    <w:qFormat/>
    <w:rsid w:val="00B458EB"/>
    <w:pPr>
      <w:spacing w:after="180" w:line="264" w:lineRule="auto"/>
      <w:ind w:left="720"/>
      <w:contextualSpacing/>
    </w:pPr>
    <w:rPr>
      <w:rFonts w:ascii="Tw Cen MT" w:eastAsia="Tw Cen MT" w:hAnsi="Tw Cen MT"/>
      <w:kern w:val="24"/>
      <w:sz w:val="23"/>
      <w:szCs w:val="20"/>
      <w:lang w:val="en-US" w:eastAsia="ja-JP"/>
    </w:rPr>
  </w:style>
  <w:style w:type="paragraph" w:customStyle="1" w:styleId="AlisonsBodyStyle">
    <w:name w:val="Alisons Body Style"/>
    <w:link w:val="AlisonsBodyStyleChar"/>
    <w:rsid w:val="00B458EB"/>
    <w:pPr>
      <w:spacing w:before="120" w:after="120"/>
      <w:jc w:val="both"/>
    </w:pPr>
    <w:rPr>
      <w:rFonts w:ascii="Tahoma" w:eastAsia="Tw Cen MT" w:hAnsi="Tahoma"/>
      <w:kern w:val="24"/>
      <w:sz w:val="18"/>
      <w:lang w:val="en-US"/>
    </w:rPr>
  </w:style>
  <w:style w:type="paragraph" w:styleId="CommentText">
    <w:name w:val="annotation text"/>
    <w:basedOn w:val="Normal"/>
    <w:link w:val="CommentTextChar"/>
    <w:uiPriority w:val="99"/>
    <w:unhideWhenUsed/>
    <w:rsid w:val="00B458EB"/>
    <w:pPr>
      <w:spacing w:after="180" w:line="264" w:lineRule="auto"/>
    </w:pPr>
    <w:rPr>
      <w:rFonts w:ascii="Tw Cen MT" w:eastAsia="Tw Cen MT" w:hAnsi="Tw Cen MT"/>
      <w:kern w:val="24"/>
      <w:sz w:val="20"/>
      <w:szCs w:val="20"/>
      <w:lang w:val="en-US" w:eastAsia="ja-JP"/>
    </w:rPr>
  </w:style>
  <w:style w:type="character" w:customStyle="1" w:styleId="CommentTextChar">
    <w:name w:val="Comment Text Char"/>
    <w:link w:val="CommentText"/>
    <w:uiPriority w:val="99"/>
    <w:rsid w:val="00B458EB"/>
    <w:rPr>
      <w:rFonts w:ascii="Tw Cen MT" w:eastAsia="Tw Cen MT" w:hAnsi="Tw Cen MT" w:cs="Times New Roman"/>
      <w:kern w:val="24"/>
      <w:sz w:val="20"/>
      <w:szCs w:val="20"/>
      <w:lang w:val="en-US" w:eastAsia="ja-JP"/>
    </w:rPr>
  </w:style>
  <w:style w:type="numbering" w:customStyle="1" w:styleId="MYLIST">
    <w:name w:val="MYLIST"/>
    <w:uiPriority w:val="99"/>
    <w:rsid w:val="00B458EB"/>
    <w:pPr>
      <w:numPr>
        <w:numId w:val="27"/>
      </w:numPr>
    </w:pPr>
  </w:style>
  <w:style w:type="paragraph" w:customStyle="1" w:styleId="Creativetendernormal">
    <w:name w:val="Creative tender normal"/>
    <w:basedOn w:val="AlisonsBodyStyle"/>
    <w:link w:val="CreativetendernormalChar"/>
    <w:qFormat/>
    <w:rsid w:val="00B458EB"/>
  </w:style>
  <w:style w:type="character" w:customStyle="1" w:styleId="AlisonsBodyStyleChar">
    <w:name w:val="Alisons Body Style Char"/>
    <w:link w:val="AlisonsBodyStyle"/>
    <w:rsid w:val="00B458EB"/>
    <w:rPr>
      <w:rFonts w:ascii="Tahoma" w:eastAsia="Tw Cen MT" w:hAnsi="Tahoma" w:cs="Times New Roman"/>
      <w:kern w:val="24"/>
      <w:sz w:val="18"/>
      <w:szCs w:val="20"/>
      <w:lang w:val="en-US" w:eastAsia="ja-JP"/>
    </w:rPr>
  </w:style>
  <w:style w:type="character" w:customStyle="1" w:styleId="CreativetendernormalChar">
    <w:name w:val="Creative tender normal Char"/>
    <w:link w:val="Creativetendernormal"/>
    <w:rsid w:val="00B458EB"/>
  </w:style>
  <w:style w:type="paragraph" w:customStyle="1" w:styleId="BBCText">
    <w:name w:val="BBCText"/>
    <w:link w:val="BBCTextChar"/>
    <w:rsid w:val="00B458EB"/>
    <w:pPr>
      <w:overflowPunct w:val="0"/>
      <w:autoSpaceDE w:val="0"/>
      <w:autoSpaceDN w:val="0"/>
      <w:adjustRightInd w:val="0"/>
      <w:textAlignment w:val="baseline"/>
    </w:pPr>
    <w:rPr>
      <w:rFonts w:ascii="Times New Roman" w:eastAsia="SimSun" w:hAnsi="Times New Roman"/>
      <w:sz w:val="24"/>
      <w:szCs w:val="24"/>
      <w:lang w:eastAsia="zh-CN"/>
    </w:rPr>
  </w:style>
  <w:style w:type="character" w:customStyle="1" w:styleId="BBCTextChar">
    <w:name w:val="BBCText Char"/>
    <w:link w:val="BBCText"/>
    <w:rsid w:val="00B458EB"/>
    <w:rPr>
      <w:rFonts w:ascii="Times New Roman" w:eastAsia="SimSun" w:hAnsi="Times New Roman" w:cs="Times New Roman"/>
      <w:lang w:eastAsia="zh-CN"/>
    </w:rPr>
  </w:style>
  <w:style w:type="paragraph" w:styleId="PlainText">
    <w:name w:val="Plain Text"/>
    <w:basedOn w:val="Normal"/>
    <w:link w:val="PlainTextChar"/>
    <w:uiPriority w:val="99"/>
    <w:unhideWhenUsed/>
    <w:rsid w:val="00B458EB"/>
    <w:rPr>
      <w:rFonts w:ascii="Calibri" w:hAnsi="Calibri"/>
      <w:sz w:val="22"/>
      <w:szCs w:val="22"/>
      <w:lang w:eastAsia="ja-JP"/>
    </w:rPr>
  </w:style>
  <w:style w:type="character" w:customStyle="1" w:styleId="PlainTextChar">
    <w:name w:val="Plain Text Char"/>
    <w:link w:val="PlainText"/>
    <w:uiPriority w:val="99"/>
    <w:rsid w:val="00B458EB"/>
    <w:rPr>
      <w:rFonts w:ascii="Calibri" w:eastAsia="MS Mincho" w:hAnsi="Calibri" w:cs="Times New Roman"/>
      <w:sz w:val="22"/>
      <w:szCs w:val="22"/>
      <w:lang w:eastAsia="ja-JP"/>
    </w:rPr>
  </w:style>
  <w:style w:type="table" w:styleId="MediumShading2-Accent6">
    <w:name w:val="Medium Shading 2 Accent 6"/>
    <w:basedOn w:val="TableNormal"/>
    <w:uiPriority w:val="60"/>
    <w:rsid w:val="00B458EB"/>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styleId="CommentReference">
    <w:name w:val="annotation reference"/>
    <w:uiPriority w:val="99"/>
    <w:semiHidden/>
    <w:unhideWhenUsed/>
    <w:rsid w:val="00B458EB"/>
    <w:rPr>
      <w:sz w:val="18"/>
      <w:szCs w:val="18"/>
    </w:rPr>
  </w:style>
  <w:style w:type="paragraph" w:styleId="CommentSubject">
    <w:name w:val="annotation subject"/>
    <w:basedOn w:val="CommentText"/>
    <w:next w:val="CommentText"/>
    <w:link w:val="CommentSubjectChar"/>
    <w:uiPriority w:val="99"/>
    <w:semiHidden/>
    <w:unhideWhenUsed/>
    <w:rsid w:val="00B458EB"/>
    <w:pPr>
      <w:spacing w:after="0" w:line="240" w:lineRule="auto"/>
    </w:pPr>
    <w:rPr>
      <w:rFonts w:ascii="Cambria" w:eastAsia="MS Mincho" w:hAnsi="Cambria"/>
      <w:b/>
      <w:bCs/>
      <w:kern w:val="0"/>
      <w:lang w:val="en-GB" w:eastAsia="en-US"/>
    </w:rPr>
  </w:style>
  <w:style w:type="character" w:customStyle="1" w:styleId="CommentSubjectChar">
    <w:name w:val="Comment Subject Char"/>
    <w:link w:val="CommentSubject"/>
    <w:uiPriority w:val="99"/>
    <w:semiHidden/>
    <w:rsid w:val="00B458EB"/>
    <w:rPr>
      <w:rFonts w:ascii="Tw Cen MT" w:eastAsia="Tw Cen MT" w:hAnsi="Tw Cen MT" w:cs="Times New Roman"/>
      <w:b/>
      <w:bCs/>
      <w:kern w:val="24"/>
      <w:sz w:val="20"/>
      <w:szCs w:val="20"/>
      <w:lang w:val="en-US" w:eastAsia="ja-JP"/>
    </w:rPr>
  </w:style>
  <w:style w:type="table" w:styleId="TableGrid">
    <w:name w:val="Table Grid"/>
    <w:basedOn w:val="TableNormal"/>
    <w:uiPriority w:val="59"/>
    <w:rsid w:val="00B458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semiHidden/>
    <w:unhideWhenUsed/>
    <w:rsid w:val="00B458EB"/>
    <w:rPr>
      <w:color w:val="800080"/>
      <w:u w:val="single"/>
    </w:rPr>
  </w:style>
  <w:style w:type="character" w:customStyle="1" w:styleId="Level2CharChar">
    <w:name w:val="Level 2 Char Char"/>
    <w:link w:val="Level2"/>
    <w:rsid w:val="00B458EB"/>
    <w:rPr>
      <w:rFonts w:ascii="Arial" w:hAnsi="Arial" w:cs="Arial"/>
      <w:szCs w:val="22"/>
      <w:lang w:eastAsia="en-GB"/>
    </w:rPr>
  </w:style>
  <w:style w:type="paragraph" w:customStyle="1" w:styleId="Level2">
    <w:name w:val="Level 2"/>
    <w:basedOn w:val="Normal"/>
    <w:link w:val="Level2CharChar"/>
    <w:rsid w:val="00B458EB"/>
    <w:pPr>
      <w:tabs>
        <w:tab w:val="num" w:pos="567"/>
      </w:tabs>
      <w:overflowPunct w:val="0"/>
      <w:autoSpaceDE w:val="0"/>
      <w:autoSpaceDN w:val="0"/>
      <w:adjustRightInd w:val="0"/>
      <w:spacing w:after="240" w:line="280" w:lineRule="atLeast"/>
      <w:ind w:left="567" w:hanging="567"/>
      <w:jc w:val="both"/>
      <w:textAlignment w:val="baseline"/>
    </w:pPr>
    <w:rPr>
      <w:rFonts w:ascii="Arial" w:hAnsi="Arial" w:cs="Arial"/>
      <w:szCs w:val="22"/>
      <w:lang w:eastAsia="en-GB"/>
    </w:rPr>
  </w:style>
  <w:style w:type="paragraph" w:customStyle="1" w:styleId="Level3">
    <w:name w:val="Level 3"/>
    <w:basedOn w:val="Normal"/>
    <w:link w:val="Level3Char"/>
    <w:rsid w:val="00B458EB"/>
    <w:pPr>
      <w:tabs>
        <w:tab w:val="num" w:pos="1247"/>
      </w:tabs>
      <w:overflowPunct w:val="0"/>
      <w:autoSpaceDE w:val="0"/>
      <w:autoSpaceDN w:val="0"/>
      <w:adjustRightInd w:val="0"/>
      <w:spacing w:after="240" w:line="280" w:lineRule="atLeast"/>
      <w:ind w:left="1247" w:hanging="680"/>
      <w:jc w:val="both"/>
      <w:textAlignment w:val="baseline"/>
    </w:pPr>
    <w:rPr>
      <w:rFonts w:ascii="Arial" w:eastAsia="Times New Roman" w:hAnsi="Arial"/>
      <w:sz w:val="20"/>
      <w:szCs w:val="20"/>
      <w:lang w:eastAsia="en-GB"/>
    </w:rPr>
  </w:style>
  <w:style w:type="character" w:customStyle="1" w:styleId="Level3Char">
    <w:name w:val="Level 3 Char"/>
    <w:link w:val="Level3"/>
    <w:rsid w:val="00B458EB"/>
    <w:rPr>
      <w:rFonts w:ascii="Arial" w:eastAsia="Times New Roman" w:hAnsi="Arial" w:cs="Times New Roman"/>
      <w:sz w:val="20"/>
      <w:szCs w:val="20"/>
      <w:lang w:eastAsia="en-GB"/>
    </w:rPr>
  </w:style>
  <w:style w:type="paragraph" w:customStyle="1" w:styleId="Level1Para">
    <w:name w:val="Level 1 Para"/>
    <w:basedOn w:val="Normal"/>
    <w:link w:val="Level1ParaCharChar"/>
    <w:rsid w:val="00B458EB"/>
    <w:pPr>
      <w:overflowPunct w:val="0"/>
      <w:autoSpaceDE w:val="0"/>
      <w:autoSpaceDN w:val="0"/>
      <w:adjustRightInd w:val="0"/>
      <w:spacing w:after="240" w:line="280" w:lineRule="atLeast"/>
      <w:ind w:left="567"/>
      <w:jc w:val="both"/>
      <w:textAlignment w:val="baseline"/>
    </w:pPr>
    <w:rPr>
      <w:rFonts w:ascii="Arial" w:eastAsia="Times New Roman" w:hAnsi="Arial"/>
      <w:sz w:val="20"/>
      <w:szCs w:val="20"/>
      <w:lang w:eastAsia="en-GB"/>
    </w:rPr>
  </w:style>
  <w:style w:type="character" w:customStyle="1" w:styleId="Level1ParaCharChar">
    <w:name w:val="Level 1 Para Char Char"/>
    <w:link w:val="Level1Para"/>
    <w:rsid w:val="00B458EB"/>
    <w:rPr>
      <w:rFonts w:ascii="Arial" w:eastAsia="Times New Roman" w:hAnsi="Arial" w:cs="Times New Roman"/>
      <w:sz w:val="20"/>
      <w:szCs w:val="20"/>
      <w:lang w:eastAsia="en-GB"/>
    </w:rPr>
  </w:style>
  <w:style w:type="paragraph" w:customStyle="1" w:styleId="Level4">
    <w:name w:val="Level 4"/>
    <w:basedOn w:val="Level3"/>
    <w:autoRedefine/>
    <w:rsid w:val="00B458EB"/>
    <w:pPr>
      <w:tabs>
        <w:tab w:val="clear" w:pos="1247"/>
      </w:tabs>
      <w:ind w:left="1440" w:hanging="360"/>
    </w:pPr>
  </w:style>
  <w:style w:type="paragraph" w:customStyle="1" w:styleId="Level5">
    <w:name w:val="Level 5"/>
    <w:basedOn w:val="Level4"/>
    <w:autoRedefine/>
    <w:rsid w:val="00B458EB"/>
    <w:pPr>
      <w:ind w:left="1800"/>
    </w:pPr>
  </w:style>
  <w:style w:type="paragraph" w:styleId="NormalWeb">
    <w:name w:val="Normal (Web)"/>
    <w:basedOn w:val="Normal"/>
    <w:uiPriority w:val="99"/>
    <w:unhideWhenUsed/>
    <w:rsid w:val="00B458EB"/>
    <w:pPr>
      <w:spacing w:before="100" w:beforeAutospacing="1" w:after="100" w:afterAutospacing="1"/>
    </w:pPr>
    <w:rPr>
      <w:rFonts w:ascii="Times New Roman" w:hAnsi="Times New Roman"/>
      <w:lang w:eastAsia="ja-JP"/>
    </w:rPr>
  </w:style>
  <w:style w:type="character" w:customStyle="1" w:styleId="bumpedfont15">
    <w:name w:val="bumpedfont15"/>
    <w:rsid w:val="00B458EB"/>
  </w:style>
  <w:style w:type="paragraph" w:customStyle="1" w:styleId="TOCHeading1">
    <w:name w:val="TOC Heading1"/>
    <w:basedOn w:val="Heading1"/>
    <w:next w:val="Normal"/>
    <w:uiPriority w:val="39"/>
    <w:semiHidden/>
    <w:unhideWhenUsed/>
    <w:qFormat/>
    <w:rsid w:val="00A272B6"/>
    <w:pPr>
      <w:spacing w:line="276" w:lineRule="auto"/>
      <w:outlineLvl w:val="9"/>
    </w:pPr>
    <w:rPr>
      <w:rFonts w:ascii="Cambria" w:hAnsi="Cambria"/>
      <w:color w:val="365F91"/>
      <w:lang w:val="en-US" w:eastAsia="ja-JP"/>
    </w:rPr>
  </w:style>
  <w:style w:type="paragraph" w:styleId="TOC3">
    <w:name w:val="toc 3"/>
    <w:basedOn w:val="Normal"/>
    <w:next w:val="Normal"/>
    <w:autoRedefine/>
    <w:uiPriority w:val="39"/>
    <w:unhideWhenUsed/>
    <w:qFormat/>
    <w:rsid w:val="00A272B6"/>
    <w:pPr>
      <w:ind w:left="240"/>
    </w:pPr>
    <w:rPr>
      <w:rFonts w:asciiTheme="minorHAnsi" w:hAnsiTheme="minorHAnsi" w:cstheme="minorHAnsi"/>
      <w:sz w:val="20"/>
      <w:szCs w:val="20"/>
    </w:rPr>
  </w:style>
  <w:style w:type="paragraph" w:styleId="TOC1">
    <w:name w:val="toc 1"/>
    <w:basedOn w:val="Normal"/>
    <w:next w:val="Normal"/>
    <w:autoRedefine/>
    <w:uiPriority w:val="39"/>
    <w:unhideWhenUsed/>
    <w:qFormat/>
    <w:rsid w:val="00893F1A"/>
    <w:pPr>
      <w:tabs>
        <w:tab w:val="left" w:pos="1810"/>
        <w:tab w:val="right" w:pos="8255"/>
      </w:tabs>
      <w:spacing w:before="480"/>
    </w:pPr>
    <w:rPr>
      <w:rFonts w:ascii="BBC Reith Sans" w:hAnsi="BBC Reith Sans"/>
      <w:b/>
      <w:bCs/>
      <w:caps/>
      <w:sz w:val="28"/>
    </w:rPr>
  </w:style>
  <w:style w:type="paragraph" w:styleId="TOC2">
    <w:name w:val="toc 2"/>
    <w:basedOn w:val="Normal"/>
    <w:next w:val="Normal"/>
    <w:autoRedefine/>
    <w:uiPriority w:val="39"/>
    <w:unhideWhenUsed/>
    <w:qFormat/>
    <w:rsid w:val="00893F1A"/>
    <w:pPr>
      <w:tabs>
        <w:tab w:val="left" w:pos="480"/>
        <w:tab w:val="right" w:pos="8255"/>
      </w:tabs>
      <w:spacing w:before="120"/>
    </w:pPr>
    <w:rPr>
      <w:rFonts w:ascii="BBC Reith Sans" w:hAnsi="BBC Reith Sans" w:cstheme="minorHAnsi"/>
      <w:b/>
      <w:bCs/>
      <w:szCs w:val="20"/>
    </w:rPr>
  </w:style>
  <w:style w:type="character" w:customStyle="1" w:styleId="Heading2Char">
    <w:name w:val="Heading 2 Char"/>
    <w:link w:val="Heading2"/>
    <w:uiPriority w:val="9"/>
    <w:rsid w:val="007557F4"/>
    <w:rPr>
      <w:rFonts w:ascii="BBC Reith Sans" w:eastAsia="Tw Cen MT" w:hAnsi="BBC Reith Sans"/>
      <w:b/>
      <w:spacing w:val="10"/>
      <w:kern w:val="24"/>
      <w:sz w:val="23"/>
      <w:szCs w:val="24"/>
      <w:u w:val="single"/>
      <w:lang w:val="en-US"/>
    </w:rPr>
  </w:style>
  <w:style w:type="paragraph" w:styleId="ListParagraph">
    <w:name w:val="List Paragraph"/>
    <w:basedOn w:val="Normal"/>
    <w:link w:val="ListParagraphChar"/>
    <w:uiPriority w:val="34"/>
    <w:qFormat/>
    <w:rsid w:val="008A653F"/>
    <w:pPr>
      <w:ind w:left="720"/>
      <w:contextualSpacing/>
    </w:pPr>
  </w:style>
  <w:style w:type="table" w:styleId="LightShading-Accent5">
    <w:name w:val="Light Shading Accent 5"/>
    <w:basedOn w:val="TableNormal"/>
    <w:uiPriority w:val="60"/>
    <w:rsid w:val="004B6CCA"/>
    <w:rPr>
      <w:rFonts w:asciiTheme="minorHAnsi" w:eastAsiaTheme="minorEastAsia" w:hAnsiTheme="minorHAnsi" w:cstheme="minorBidi"/>
      <w:color w:val="31849B" w:themeColor="accent5" w:themeShade="BF"/>
      <w:sz w:val="24"/>
      <w:szCs w:val="24"/>
      <w:lang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51">
    <w:name w:val="Light Shading - Accent 51"/>
    <w:basedOn w:val="TableNormal"/>
    <w:next w:val="LightShading-Accent5"/>
    <w:uiPriority w:val="60"/>
    <w:rsid w:val="00D3796D"/>
    <w:rPr>
      <w:rFonts w:asciiTheme="minorHAnsi" w:eastAsiaTheme="minorEastAsia" w:hAnsiTheme="minorHAnsi" w:cstheme="minorBidi"/>
      <w:color w:val="31849B" w:themeColor="accent5" w:themeShade="BF"/>
      <w:sz w:val="24"/>
      <w:szCs w:val="24"/>
      <w:lang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EndnoteText">
    <w:name w:val="endnote text"/>
    <w:basedOn w:val="Normal"/>
    <w:link w:val="EndnoteTextChar"/>
    <w:uiPriority w:val="99"/>
    <w:semiHidden/>
    <w:unhideWhenUsed/>
    <w:rsid w:val="00473878"/>
    <w:rPr>
      <w:sz w:val="20"/>
      <w:szCs w:val="20"/>
    </w:rPr>
  </w:style>
  <w:style w:type="character" w:customStyle="1" w:styleId="EndnoteTextChar">
    <w:name w:val="Endnote Text Char"/>
    <w:basedOn w:val="DefaultParagraphFont"/>
    <w:link w:val="EndnoteText"/>
    <w:uiPriority w:val="99"/>
    <w:semiHidden/>
    <w:rsid w:val="00473878"/>
    <w:rPr>
      <w:lang w:eastAsia="en-US"/>
    </w:rPr>
  </w:style>
  <w:style w:type="character" w:styleId="EndnoteReference">
    <w:name w:val="endnote reference"/>
    <w:basedOn w:val="DefaultParagraphFont"/>
    <w:uiPriority w:val="99"/>
    <w:semiHidden/>
    <w:unhideWhenUsed/>
    <w:rsid w:val="00473878"/>
    <w:rPr>
      <w:vertAlign w:val="superscript"/>
    </w:rPr>
  </w:style>
  <w:style w:type="paragraph" w:styleId="FootnoteText">
    <w:name w:val="footnote text"/>
    <w:basedOn w:val="Normal"/>
    <w:link w:val="FootnoteTextChar"/>
    <w:uiPriority w:val="99"/>
    <w:semiHidden/>
    <w:unhideWhenUsed/>
    <w:rsid w:val="00473878"/>
    <w:rPr>
      <w:sz w:val="20"/>
      <w:szCs w:val="20"/>
    </w:rPr>
  </w:style>
  <w:style w:type="character" w:customStyle="1" w:styleId="FootnoteTextChar">
    <w:name w:val="Footnote Text Char"/>
    <w:basedOn w:val="DefaultParagraphFont"/>
    <w:link w:val="FootnoteText"/>
    <w:uiPriority w:val="99"/>
    <w:semiHidden/>
    <w:rsid w:val="00473878"/>
    <w:rPr>
      <w:lang w:eastAsia="en-US"/>
    </w:rPr>
  </w:style>
  <w:style w:type="character" w:styleId="FootnoteReference">
    <w:name w:val="footnote reference"/>
    <w:basedOn w:val="DefaultParagraphFont"/>
    <w:uiPriority w:val="99"/>
    <w:semiHidden/>
    <w:unhideWhenUsed/>
    <w:rsid w:val="00473878"/>
    <w:rPr>
      <w:vertAlign w:val="superscript"/>
    </w:rPr>
  </w:style>
  <w:style w:type="character" w:styleId="PageNumber">
    <w:name w:val="page number"/>
    <w:basedOn w:val="DefaultParagraphFont"/>
    <w:uiPriority w:val="99"/>
    <w:semiHidden/>
    <w:unhideWhenUsed/>
    <w:rsid w:val="006A50DB"/>
  </w:style>
  <w:style w:type="character" w:customStyle="1" w:styleId="apple-converted-space">
    <w:name w:val="apple-converted-space"/>
    <w:basedOn w:val="DefaultParagraphFont"/>
    <w:rsid w:val="008A03D7"/>
  </w:style>
  <w:style w:type="paragraph" w:customStyle="1" w:styleId="Default">
    <w:name w:val="Default"/>
    <w:rsid w:val="00067355"/>
    <w:pPr>
      <w:autoSpaceDE w:val="0"/>
      <w:autoSpaceDN w:val="0"/>
      <w:adjustRightInd w:val="0"/>
    </w:pPr>
    <w:rPr>
      <w:rFonts w:ascii="Calibri" w:eastAsiaTheme="minorHAnsi" w:hAnsi="Calibri" w:cs="Calibri"/>
      <w:color w:val="000000"/>
      <w:sz w:val="24"/>
      <w:szCs w:val="24"/>
      <w:lang w:eastAsia="en-US"/>
    </w:rPr>
  </w:style>
  <w:style w:type="paragraph" w:styleId="Revision">
    <w:name w:val="Revision"/>
    <w:hidden/>
    <w:uiPriority w:val="71"/>
    <w:rsid w:val="00593C40"/>
    <w:rPr>
      <w:sz w:val="24"/>
      <w:szCs w:val="24"/>
      <w:lang w:eastAsia="en-US"/>
    </w:rPr>
  </w:style>
  <w:style w:type="paragraph" w:customStyle="1" w:styleId="xxxxmsonormal">
    <w:name w:val="x_xxxmsonormal"/>
    <w:basedOn w:val="Normal"/>
    <w:rsid w:val="00D547C2"/>
    <w:rPr>
      <w:rFonts w:ascii="Calibri" w:eastAsiaTheme="minorHAnsi" w:hAnsi="Calibri" w:cs="Calibri"/>
      <w:sz w:val="22"/>
      <w:szCs w:val="22"/>
      <w:lang w:eastAsia="en-GB"/>
    </w:rPr>
  </w:style>
  <w:style w:type="character" w:styleId="UnresolvedMention">
    <w:name w:val="Unresolved Mention"/>
    <w:basedOn w:val="DefaultParagraphFont"/>
    <w:uiPriority w:val="99"/>
    <w:semiHidden/>
    <w:unhideWhenUsed/>
    <w:rsid w:val="007C76D5"/>
    <w:rPr>
      <w:color w:val="605E5C"/>
      <w:shd w:val="clear" w:color="auto" w:fill="E1DFDD"/>
    </w:rPr>
  </w:style>
  <w:style w:type="paragraph" w:styleId="TOCHeading">
    <w:name w:val="TOC Heading"/>
    <w:basedOn w:val="Heading1"/>
    <w:next w:val="Normal"/>
    <w:uiPriority w:val="39"/>
    <w:unhideWhenUsed/>
    <w:qFormat/>
    <w:rsid w:val="00A161F1"/>
    <w:pPr>
      <w:spacing w:line="276" w:lineRule="auto"/>
      <w:outlineLvl w:val="9"/>
    </w:pPr>
    <w:rPr>
      <w:rFonts w:asciiTheme="majorHAnsi" w:eastAsiaTheme="majorEastAsia" w:hAnsiTheme="majorHAnsi" w:cstheme="majorBidi"/>
      <w:color w:val="365F91" w:themeColor="accent1" w:themeShade="BF"/>
      <w:lang w:val="en-US"/>
    </w:rPr>
  </w:style>
  <w:style w:type="paragraph" w:styleId="TOC4">
    <w:name w:val="toc 4"/>
    <w:basedOn w:val="Normal"/>
    <w:next w:val="Normal"/>
    <w:autoRedefine/>
    <w:uiPriority w:val="39"/>
    <w:unhideWhenUsed/>
    <w:rsid w:val="00A161F1"/>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161F1"/>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161F1"/>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161F1"/>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161F1"/>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161F1"/>
    <w:pPr>
      <w:ind w:left="1680"/>
    </w:pPr>
    <w:rPr>
      <w:rFonts w:asciiTheme="minorHAnsi" w:hAnsiTheme="minorHAnsi" w:cstheme="minorHAnsi"/>
      <w:sz w:val="20"/>
      <w:szCs w:val="20"/>
    </w:rPr>
  </w:style>
  <w:style w:type="paragraph" w:customStyle="1" w:styleId="xmsonormal">
    <w:name w:val="x_msonormal"/>
    <w:basedOn w:val="Normal"/>
    <w:rsid w:val="00ED4BB7"/>
    <w:rPr>
      <w:rFonts w:ascii="Calibri" w:eastAsiaTheme="minorHAnsi" w:hAnsi="Calibri" w:cs="Calibri"/>
      <w:sz w:val="22"/>
      <w:szCs w:val="22"/>
      <w:lang w:eastAsia="en-GB"/>
    </w:rPr>
  </w:style>
  <w:style w:type="character" w:customStyle="1" w:styleId="ListParagraphChar">
    <w:name w:val="List Paragraph Char"/>
    <w:basedOn w:val="DefaultParagraphFont"/>
    <w:link w:val="ListParagraph"/>
    <w:uiPriority w:val="34"/>
    <w:locked/>
    <w:rsid w:val="00A93759"/>
    <w:rPr>
      <w:sz w:val="24"/>
      <w:szCs w:val="24"/>
      <w:lang w:eastAsia="en-US"/>
    </w:rPr>
  </w:style>
  <w:style w:type="character" w:customStyle="1" w:styleId="Heading5Char">
    <w:name w:val="Heading 5 Char"/>
    <w:basedOn w:val="DefaultParagraphFont"/>
    <w:link w:val="Heading5"/>
    <w:uiPriority w:val="9"/>
    <w:rsid w:val="00624F10"/>
    <w:rPr>
      <w:rFonts w:asciiTheme="majorHAnsi" w:eastAsiaTheme="majorEastAsia" w:hAnsiTheme="majorHAnsi" w:cstheme="majorBidi"/>
      <w:color w:val="365F91" w:themeColor="accent1" w:themeShade="BF"/>
      <w:sz w:val="24"/>
      <w:szCs w:val="24"/>
      <w:lang w:eastAsia="en-US"/>
    </w:rPr>
  </w:style>
  <w:style w:type="table" w:styleId="TableGridLight">
    <w:name w:val="Grid Table Light"/>
    <w:basedOn w:val="TableNormal"/>
    <w:uiPriority w:val="40"/>
    <w:rsid w:val="00624F10"/>
    <w:rPr>
      <w:rFonts w:ascii="Tw Cen MT" w:eastAsia="Tw Cen MT" w:hAnsi="Tw Cen M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rsid w:val="00BB56E9"/>
    <w:rPr>
      <w:rFonts w:asciiTheme="majorHAnsi" w:eastAsiaTheme="majorEastAsia" w:hAnsiTheme="majorHAnsi" w:cstheme="majorBidi"/>
      <w:color w:val="243F60" w:themeColor="accent1" w:themeShade="7F"/>
      <w:sz w:val="24"/>
      <w:szCs w:val="24"/>
      <w:lang w:eastAsia="en-US"/>
    </w:rPr>
  </w:style>
  <w:style w:type="character" w:customStyle="1" w:styleId="Heading7Char">
    <w:name w:val="Heading 7 Char"/>
    <w:basedOn w:val="DefaultParagraphFont"/>
    <w:link w:val="Heading7"/>
    <w:uiPriority w:val="9"/>
    <w:rsid w:val="00A1756E"/>
    <w:rPr>
      <w:rFonts w:asciiTheme="majorHAnsi" w:eastAsiaTheme="majorEastAsia" w:hAnsiTheme="majorHAnsi" w:cstheme="majorBidi"/>
      <w:i/>
      <w:iCs/>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6572">
      <w:bodyDiv w:val="1"/>
      <w:marLeft w:val="0"/>
      <w:marRight w:val="0"/>
      <w:marTop w:val="0"/>
      <w:marBottom w:val="0"/>
      <w:divBdr>
        <w:top w:val="none" w:sz="0" w:space="0" w:color="auto"/>
        <w:left w:val="none" w:sz="0" w:space="0" w:color="auto"/>
        <w:bottom w:val="none" w:sz="0" w:space="0" w:color="auto"/>
        <w:right w:val="none" w:sz="0" w:space="0" w:color="auto"/>
      </w:divBdr>
    </w:div>
    <w:div w:id="75638689">
      <w:bodyDiv w:val="1"/>
      <w:marLeft w:val="0"/>
      <w:marRight w:val="0"/>
      <w:marTop w:val="0"/>
      <w:marBottom w:val="0"/>
      <w:divBdr>
        <w:top w:val="none" w:sz="0" w:space="0" w:color="auto"/>
        <w:left w:val="none" w:sz="0" w:space="0" w:color="auto"/>
        <w:bottom w:val="none" w:sz="0" w:space="0" w:color="auto"/>
        <w:right w:val="none" w:sz="0" w:space="0" w:color="auto"/>
      </w:divBdr>
    </w:div>
    <w:div w:id="132527190">
      <w:bodyDiv w:val="1"/>
      <w:marLeft w:val="0"/>
      <w:marRight w:val="0"/>
      <w:marTop w:val="0"/>
      <w:marBottom w:val="0"/>
      <w:divBdr>
        <w:top w:val="none" w:sz="0" w:space="0" w:color="auto"/>
        <w:left w:val="none" w:sz="0" w:space="0" w:color="auto"/>
        <w:bottom w:val="none" w:sz="0" w:space="0" w:color="auto"/>
        <w:right w:val="none" w:sz="0" w:space="0" w:color="auto"/>
      </w:divBdr>
    </w:div>
    <w:div w:id="337659035">
      <w:bodyDiv w:val="1"/>
      <w:marLeft w:val="0"/>
      <w:marRight w:val="0"/>
      <w:marTop w:val="0"/>
      <w:marBottom w:val="0"/>
      <w:divBdr>
        <w:top w:val="none" w:sz="0" w:space="0" w:color="auto"/>
        <w:left w:val="none" w:sz="0" w:space="0" w:color="auto"/>
        <w:bottom w:val="none" w:sz="0" w:space="0" w:color="auto"/>
        <w:right w:val="none" w:sz="0" w:space="0" w:color="auto"/>
      </w:divBdr>
    </w:div>
    <w:div w:id="662974983">
      <w:bodyDiv w:val="1"/>
      <w:marLeft w:val="0"/>
      <w:marRight w:val="0"/>
      <w:marTop w:val="0"/>
      <w:marBottom w:val="0"/>
      <w:divBdr>
        <w:top w:val="none" w:sz="0" w:space="0" w:color="auto"/>
        <w:left w:val="none" w:sz="0" w:space="0" w:color="auto"/>
        <w:bottom w:val="none" w:sz="0" w:space="0" w:color="auto"/>
        <w:right w:val="none" w:sz="0" w:space="0" w:color="auto"/>
      </w:divBdr>
    </w:div>
    <w:div w:id="743261027">
      <w:bodyDiv w:val="1"/>
      <w:marLeft w:val="0"/>
      <w:marRight w:val="0"/>
      <w:marTop w:val="0"/>
      <w:marBottom w:val="0"/>
      <w:divBdr>
        <w:top w:val="none" w:sz="0" w:space="0" w:color="auto"/>
        <w:left w:val="none" w:sz="0" w:space="0" w:color="auto"/>
        <w:bottom w:val="none" w:sz="0" w:space="0" w:color="auto"/>
        <w:right w:val="none" w:sz="0" w:space="0" w:color="auto"/>
      </w:divBdr>
    </w:div>
    <w:div w:id="862061658">
      <w:bodyDiv w:val="1"/>
      <w:marLeft w:val="0"/>
      <w:marRight w:val="0"/>
      <w:marTop w:val="0"/>
      <w:marBottom w:val="0"/>
      <w:divBdr>
        <w:top w:val="none" w:sz="0" w:space="0" w:color="auto"/>
        <w:left w:val="none" w:sz="0" w:space="0" w:color="auto"/>
        <w:bottom w:val="none" w:sz="0" w:space="0" w:color="auto"/>
        <w:right w:val="none" w:sz="0" w:space="0" w:color="auto"/>
      </w:divBdr>
    </w:div>
    <w:div w:id="904409867">
      <w:bodyDiv w:val="1"/>
      <w:marLeft w:val="0"/>
      <w:marRight w:val="0"/>
      <w:marTop w:val="0"/>
      <w:marBottom w:val="0"/>
      <w:divBdr>
        <w:top w:val="none" w:sz="0" w:space="0" w:color="auto"/>
        <w:left w:val="none" w:sz="0" w:space="0" w:color="auto"/>
        <w:bottom w:val="none" w:sz="0" w:space="0" w:color="auto"/>
        <w:right w:val="none" w:sz="0" w:space="0" w:color="auto"/>
      </w:divBdr>
    </w:div>
    <w:div w:id="980428656">
      <w:bodyDiv w:val="1"/>
      <w:marLeft w:val="0"/>
      <w:marRight w:val="0"/>
      <w:marTop w:val="0"/>
      <w:marBottom w:val="0"/>
      <w:divBdr>
        <w:top w:val="none" w:sz="0" w:space="0" w:color="auto"/>
        <w:left w:val="none" w:sz="0" w:space="0" w:color="auto"/>
        <w:bottom w:val="none" w:sz="0" w:space="0" w:color="auto"/>
        <w:right w:val="none" w:sz="0" w:space="0" w:color="auto"/>
      </w:divBdr>
    </w:div>
    <w:div w:id="1119837609">
      <w:bodyDiv w:val="1"/>
      <w:marLeft w:val="0"/>
      <w:marRight w:val="0"/>
      <w:marTop w:val="0"/>
      <w:marBottom w:val="0"/>
      <w:divBdr>
        <w:top w:val="none" w:sz="0" w:space="0" w:color="auto"/>
        <w:left w:val="none" w:sz="0" w:space="0" w:color="auto"/>
        <w:bottom w:val="none" w:sz="0" w:space="0" w:color="auto"/>
        <w:right w:val="none" w:sz="0" w:space="0" w:color="auto"/>
      </w:divBdr>
    </w:div>
    <w:div w:id="1128862895">
      <w:bodyDiv w:val="1"/>
      <w:marLeft w:val="0"/>
      <w:marRight w:val="0"/>
      <w:marTop w:val="0"/>
      <w:marBottom w:val="0"/>
      <w:divBdr>
        <w:top w:val="none" w:sz="0" w:space="0" w:color="auto"/>
        <w:left w:val="none" w:sz="0" w:space="0" w:color="auto"/>
        <w:bottom w:val="none" w:sz="0" w:space="0" w:color="auto"/>
        <w:right w:val="none" w:sz="0" w:space="0" w:color="auto"/>
      </w:divBdr>
    </w:div>
    <w:div w:id="1156799763">
      <w:bodyDiv w:val="1"/>
      <w:marLeft w:val="0"/>
      <w:marRight w:val="0"/>
      <w:marTop w:val="0"/>
      <w:marBottom w:val="0"/>
      <w:divBdr>
        <w:top w:val="none" w:sz="0" w:space="0" w:color="auto"/>
        <w:left w:val="none" w:sz="0" w:space="0" w:color="auto"/>
        <w:bottom w:val="none" w:sz="0" w:space="0" w:color="auto"/>
        <w:right w:val="none" w:sz="0" w:space="0" w:color="auto"/>
      </w:divBdr>
    </w:div>
    <w:div w:id="1320423496">
      <w:bodyDiv w:val="1"/>
      <w:marLeft w:val="0"/>
      <w:marRight w:val="0"/>
      <w:marTop w:val="0"/>
      <w:marBottom w:val="0"/>
      <w:divBdr>
        <w:top w:val="none" w:sz="0" w:space="0" w:color="auto"/>
        <w:left w:val="none" w:sz="0" w:space="0" w:color="auto"/>
        <w:bottom w:val="none" w:sz="0" w:space="0" w:color="auto"/>
        <w:right w:val="none" w:sz="0" w:space="0" w:color="auto"/>
      </w:divBdr>
    </w:div>
    <w:div w:id="1356078518">
      <w:bodyDiv w:val="1"/>
      <w:marLeft w:val="0"/>
      <w:marRight w:val="0"/>
      <w:marTop w:val="0"/>
      <w:marBottom w:val="0"/>
      <w:divBdr>
        <w:top w:val="none" w:sz="0" w:space="0" w:color="auto"/>
        <w:left w:val="none" w:sz="0" w:space="0" w:color="auto"/>
        <w:bottom w:val="none" w:sz="0" w:space="0" w:color="auto"/>
        <w:right w:val="none" w:sz="0" w:space="0" w:color="auto"/>
      </w:divBdr>
    </w:div>
    <w:div w:id="1377856070">
      <w:bodyDiv w:val="1"/>
      <w:marLeft w:val="0"/>
      <w:marRight w:val="0"/>
      <w:marTop w:val="0"/>
      <w:marBottom w:val="0"/>
      <w:divBdr>
        <w:top w:val="none" w:sz="0" w:space="0" w:color="auto"/>
        <w:left w:val="none" w:sz="0" w:space="0" w:color="auto"/>
        <w:bottom w:val="none" w:sz="0" w:space="0" w:color="auto"/>
        <w:right w:val="none" w:sz="0" w:space="0" w:color="auto"/>
      </w:divBdr>
    </w:div>
    <w:div w:id="1428310743">
      <w:bodyDiv w:val="1"/>
      <w:marLeft w:val="0"/>
      <w:marRight w:val="0"/>
      <w:marTop w:val="0"/>
      <w:marBottom w:val="0"/>
      <w:divBdr>
        <w:top w:val="none" w:sz="0" w:space="0" w:color="auto"/>
        <w:left w:val="none" w:sz="0" w:space="0" w:color="auto"/>
        <w:bottom w:val="none" w:sz="0" w:space="0" w:color="auto"/>
        <w:right w:val="none" w:sz="0" w:space="0" w:color="auto"/>
      </w:divBdr>
    </w:div>
    <w:div w:id="1477988989">
      <w:bodyDiv w:val="1"/>
      <w:marLeft w:val="0"/>
      <w:marRight w:val="0"/>
      <w:marTop w:val="0"/>
      <w:marBottom w:val="0"/>
      <w:divBdr>
        <w:top w:val="none" w:sz="0" w:space="0" w:color="auto"/>
        <w:left w:val="none" w:sz="0" w:space="0" w:color="auto"/>
        <w:bottom w:val="none" w:sz="0" w:space="0" w:color="auto"/>
        <w:right w:val="none" w:sz="0" w:space="0" w:color="auto"/>
      </w:divBdr>
    </w:div>
    <w:div w:id="1539077468">
      <w:bodyDiv w:val="1"/>
      <w:marLeft w:val="0"/>
      <w:marRight w:val="0"/>
      <w:marTop w:val="0"/>
      <w:marBottom w:val="0"/>
      <w:divBdr>
        <w:top w:val="none" w:sz="0" w:space="0" w:color="auto"/>
        <w:left w:val="none" w:sz="0" w:space="0" w:color="auto"/>
        <w:bottom w:val="none" w:sz="0" w:space="0" w:color="auto"/>
        <w:right w:val="none" w:sz="0" w:space="0" w:color="auto"/>
      </w:divBdr>
    </w:div>
    <w:div w:id="1568150531">
      <w:bodyDiv w:val="1"/>
      <w:marLeft w:val="0"/>
      <w:marRight w:val="0"/>
      <w:marTop w:val="0"/>
      <w:marBottom w:val="0"/>
      <w:divBdr>
        <w:top w:val="none" w:sz="0" w:space="0" w:color="auto"/>
        <w:left w:val="none" w:sz="0" w:space="0" w:color="auto"/>
        <w:bottom w:val="none" w:sz="0" w:space="0" w:color="auto"/>
        <w:right w:val="none" w:sz="0" w:space="0" w:color="auto"/>
      </w:divBdr>
    </w:div>
    <w:div w:id="1599828296">
      <w:bodyDiv w:val="1"/>
      <w:marLeft w:val="0"/>
      <w:marRight w:val="0"/>
      <w:marTop w:val="0"/>
      <w:marBottom w:val="0"/>
      <w:divBdr>
        <w:top w:val="none" w:sz="0" w:space="0" w:color="auto"/>
        <w:left w:val="none" w:sz="0" w:space="0" w:color="auto"/>
        <w:bottom w:val="none" w:sz="0" w:space="0" w:color="auto"/>
        <w:right w:val="none" w:sz="0" w:space="0" w:color="auto"/>
      </w:divBdr>
    </w:div>
    <w:div w:id="1765884819">
      <w:bodyDiv w:val="1"/>
      <w:marLeft w:val="0"/>
      <w:marRight w:val="0"/>
      <w:marTop w:val="0"/>
      <w:marBottom w:val="0"/>
      <w:divBdr>
        <w:top w:val="none" w:sz="0" w:space="0" w:color="auto"/>
        <w:left w:val="none" w:sz="0" w:space="0" w:color="auto"/>
        <w:bottom w:val="none" w:sz="0" w:space="0" w:color="auto"/>
        <w:right w:val="none" w:sz="0" w:space="0" w:color="auto"/>
      </w:divBdr>
    </w:div>
    <w:div w:id="1902254467">
      <w:bodyDiv w:val="1"/>
      <w:marLeft w:val="0"/>
      <w:marRight w:val="0"/>
      <w:marTop w:val="0"/>
      <w:marBottom w:val="0"/>
      <w:divBdr>
        <w:top w:val="none" w:sz="0" w:space="0" w:color="auto"/>
        <w:left w:val="none" w:sz="0" w:space="0" w:color="auto"/>
        <w:bottom w:val="none" w:sz="0" w:space="0" w:color="auto"/>
        <w:right w:val="none" w:sz="0" w:space="0" w:color="auto"/>
      </w:divBdr>
    </w:div>
    <w:div w:id="1986087505">
      <w:bodyDiv w:val="1"/>
      <w:marLeft w:val="0"/>
      <w:marRight w:val="0"/>
      <w:marTop w:val="0"/>
      <w:marBottom w:val="0"/>
      <w:divBdr>
        <w:top w:val="none" w:sz="0" w:space="0" w:color="auto"/>
        <w:left w:val="none" w:sz="0" w:space="0" w:color="auto"/>
        <w:bottom w:val="none" w:sz="0" w:space="0" w:color="auto"/>
        <w:right w:val="none" w:sz="0" w:space="0" w:color="auto"/>
      </w:divBdr>
    </w:div>
    <w:div w:id="2015915482">
      <w:bodyDiv w:val="1"/>
      <w:marLeft w:val="0"/>
      <w:marRight w:val="0"/>
      <w:marTop w:val="0"/>
      <w:marBottom w:val="0"/>
      <w:divBdr>
        <w:top w:val="none" w:sz="0" w:space="0" w:color="auto"/>
        <w:left w:val="none" w:sz="0" w:space="0" w:color="auto"/>
        <w:bottom w:val="none" w:sz="0" w:space="0" w:color="auto"/>
        <w:right w:val="none" w:sz="0" w:space="0" w:color="auto"/>
      </w:divBdr>
    </w:div>
    <w:div w:id="2117942197">
      <w:bodyDiv w:val="1"/>
      <w:marLeft w:val="0"/>
      <w:marRight w:val="0"/>
      <w:marTop w:val="0"/>
      <w:marBottom w:val="0"/>
      <w:divBdr>
        <w:top w:val="none" w:sz="0" w:space="0" w:color="auto"/>
        <w:left w:val="none" w:sz="0" w:space="0" w:color="auto"/>
        <w:bottom w:val="none" w:sz="0" w:space="0" w:color="auto"/>
        <w:right w:val="none" w:sz="0" w:space="0" w:color="auto"/>
      </w:divBdr>
    </w:div>
    <w:div w:id="2126459784">
      <w:bodyDiv w:val="1"/>
      <w:marLeft w:val="0"/>
      <w:marRight w:val="0"/>
      <w:marTop w:val="0"/>
      <w:marBottom w:val="0"/>
      <w:divBdr>
        <w:top w:val="none" w:sz="0" w:space="0" w:color="auto"/>
        <w:left w:val="none" w:sz="0" w:space="0" w:color="auto"/>
        <w:bottom w:val="none" w:sz="0" w:space="0" w:color="auto"/>
        <w:right w:val="none" w:sz="0" w:space="0" w:color="auto"/>
      </w:divBdr>
    </w:div>
    <w:div w:id="21396381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bbc.co.uk/commissioning/documents/bravo-user-guide-doctor-who-animation.docx" TargetMode="External"/><Relationship Id="rId18" Type="http://schemas.openxmlformats.org/officeDocument/2006/relationships/hyperlink" Target="https://downloads.bbc.co.uk/commissioning/site/ofcom-out-of-london-definitions.pdf"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www.bbc.co.uk/delivery/" TargetMode="External"/><Relationship Id="rId7" Type="http://schemas.openxmlformats.org/officeDocument/2006/relationships/settings" Target="settings.xml"/><Relationship Id="rId12" Type="http://schemas.openxmlformats.org/officeDocument/2006/relationships/hyperlink" Target="https://bbc.bravosolution.co.uk/" TargetMode="External"/><Relationship Id="rId17" Type="http://schemas.openxmlformats.org/officeDocument/2006/relationships/hyperlink" Target="https://www.ofcom.org.uk/__data/assets/pdf_file/0017/152450/regional-production-and-regional-programme-guidance-from-2021.pdf"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screenskills.com/bookings/bullying-harassment-training/c826a9ab-75b5-4927-baff-69b992487967/" TargetMode="External"/><Relationship Id="rId20" Type="http://schemas.openxmlformats.org/officeDocument/2006/relationships/hyperlink" Target="https://www.bbc.co.uk/commissioning/documents/delivery-items-february-2024.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bbc.co.uk/commissioning/diverse-productions" TargetMode="External"/><Relationship Id="rId23" Type="http://schemas.openxmlformats.org/officeDocument/2006/relationships/hyperlink" Target="http://www.bbc.co.uk/foi/" TargetMode="Externa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mailto:competitive.tendering@bbc.co.u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ofcom.org.uk/__data/assets/pdf_file/0017/152450/regional-production-and-regional-programme-guidance-from-2021.pdf" TargetMode="External"/><Relationship Id="rId22" Type="http://schemas.openxmlformats.org/officeDocument/2006/relationships/hyperlink" Target="https://www.bbc.co.uk/delivery/portraya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313665DAD52DA4FAB7872968294839A" ma:contentTypeVersion="3" ma:contentTypeDescription="Create a new document." ma:contentTypeScope="" ma:versionID="31318ef0057e0ae22ec2ebd8f49a21a6">
  <xsd:schema xmlns:xsd="http://www.w3.org/2001/XMLSchema" xmlns:xs="http://www.w3.org/2001/XMLSchema" xmlns:p="http://schemas.microsoft.com/office/2006/metadata/properties" xmlns:ns2="dcc6dc3c-968d-440e-ad1b-b3d3266fc9c4" targetNamespace="http://schemas.microsoft.com/office/2006/metadata/properties" ma:root="true" ma:fieldsID="2e54e6e31446e190d139b13d3d67f8af" ns2:_="">
    <xsd:import namespace="dcc6dc3c-968d-440e-ad1b-b3d3266fc9c4"/>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6dc3c-968d-440e-ad1b-b3d3266fc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055506-85F6-4922-BC02-08029609956D}">
  <ds:schemaRefs>
    <ds:schemaRef ds:uri="http://schemas.openxmlformats.org/officeDocument/2006/bibliography"/>
  </ds:schemaRefs>
</ds:datastoreItem>
</file>

<file path=customXml/itemProps2.xml><?xml version="1.0" encoding="utf-8"?>
<ds:datastoreItem xmlns:ds="http://schemas.openxmlformats.org/officeDocument/2006/customXml" ds:itemID="{82AC195C-1E28-4469-9F26-503746545A03}">
  <ds:schemaRefs>
    <ds:schemaRef ds:uri="http://schemas.microsoft.com/sharepoint/v3/contenttype/forms"/>
  </ds:schemaRefs>
</ds:datastoreItem>
</file>

<file path=customXml/itemProps3.xml><?xml version="1.0" encoding="utf-8"?>
<ds:datastoreItem xmlns:ds="http://schemas.openxmlformats.org/officeDocument/2006/customXml" ds:itemID="{2DC917A8-4571-47F6-B122-6B7805BBA35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19DCE96-C3E8-4160-AF1A-4681437BE9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6dc3c-968d-440e-ad1b-b3d3266fc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4496</Words>
  <Characters>25629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Pembrey</dc:creator>
  <cp:lastModifiedBy>Eliza Kessler</cp:lastModifiedBy>
  <cp:revision>8</cp:revision>
  <cp:lastPrinted>2018-02-08T21:27:00Z</cp:lastPrinted>
  <dcterms:created xsi:type="dcterms:W3CDTF">2025-06-12T07:45:00Z</dcterms:created>
  <dcterms:modified xsi:type="dcterms:W3CDTF">2025-06-12T14:10:00Z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0x0101007313665DAD52DA4FAB7872968294839A</vt:lpwstr>
  </property>
</Properties>
</file>